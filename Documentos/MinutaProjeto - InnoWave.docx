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200" w:line="360" w:lineRule="auto"/>
        <w:jc w:val="center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9050" distT="19050" distL="19050" distR="19050">
            <wp:extent cx="2916087" cy="620213"/>
            <wp:effectExtent b="0" l="0" r="0" t="0"/>
            <wp:docPr id="213973937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087" cy="62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9050" distT="19050" distL="19050" distR="19050">
            <wp:extent cx="401137" cy="588335"/>
            <wp:effectExtent b="0" l="0" r="0" t="0"/>
            <wp:docPr id="21397394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37" cy="58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CURSO SUPERIOR DE TECNOLOGIA EM </w:t>
      </w:r>
    </w:p>
    <w:p w:rsidR="00000000" w:rsidDel="00000000" w:rsidP="00000000" w:rsidRDefault="00000000" w:rsidRPr="00000000" w14:paraId="00000004">
      <w:pPr>
        <w:shd w:fill="ffffff" w:val="clear"/>
        <w:spacing w:after="20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MANUFATURA AVANÇADA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Elisângela Ferraz de Campos</w:t>
      </w:r>
    </w:p>
    <w:p w:rsidR="00000000" w:rsidDel="00000000" w:rsidP="00000000" w:rsidRDefault="00000000" w:rsidRPr="00000000" w14:paraId="00000009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Eric Domingues Godoi</w:t>
      </w:r>
    </w:p>
    <w:p w:rsidR="00000000" w:rsidDel="00000000" w:rsidP="00000000" w:rsidRDefault="00000000" w:rsidRPr="00000000" w14:paraId="0000000A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Heloisa Clara Rodrigues</w:t>
      </w:r>
    </w:p>
    <w:p w:rsidR="00000000" w:rsidDel="00000000" w:rsidP="00000000" w:rsidRDefault="00000000" w:rsidRPr="00000000" w14:paraId="0000000B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José Eduardo Teixeira dos Reis</w:t>
      </w:r>
    </w:p>
    <w:p w:rsidR="00000000" w:rsidDel="00000000" w:rsidP="00000000" w:rsidRDefault="00000000" w:rsidRPr="00000000" w14:paraId="0000000C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Kaike Elias Ferreira dos Anjos</w:t>
      </w:r>
    </w:p>
    <w:p w:rsidR="00000000" w:rsidDel="00000000" w:rsidP="00000000" w:rsidRDefault="00000000" w:rsidRPr="00000000" w14:paraId="0000000D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Minuta</w:t>
      </w:r>
    </w:p>
    <w:p w:rsidR="00000000" w:rsidDel="00000000" w:rsidP="00000000" w:rsidRDefault="00000000" w:rsidRPr="00000000" w14:paraId="00000011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Projeto de Desenvolvimento Integrado de Produto</w:t>
        <w:br w:type="textWrapping"/>
        <w:t xml:space="preserve">“M.E.D Lock”</w:t>
      </w:r>
    </w:p>
    <w:p w:rsidR="00000000" w:rsidDel="00000000" w:rsidP="00000000" w:rsidRDefault="00000000" w:rsidRPr="00000000" w14:paraId="00000012">
      <w:pPr>
        <w:shd w:fill="ffffff" w:val="clear"/>
        <w:spacing w:after="200"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00"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São José dos Campos - SP</w:t>
      </w:r>
    </w:p>
    <w:p w:rsidR="00000000" w:rsidDel="00000000" w:rsidP="00000000" w:rsidRDefault="00000000" w:rsidRPr="00000000" w14:paraId="00000017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2025</w:t>
      </w:r>
    </w:p>
    <w:p w:rsidR="00000000" w:rsidDel="00000000" w:rsidP="00000000" w:rsidRDefault="00000000" w:rsidRPr="00000000" w14:paraId="00000018">
      <w:pPr>
        <w:shd w:fill="ffffff" w:val="clear"/>
        <w:spacing w:after="20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9050" distT="19050" distL="19050" distR="19050">
            <wp:extent cx="2916087" cy="620213"/>
            <wp:effectExtent b="0" l="0" r="0" t="0"/>
            <wp:docPr id="213973937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087" cy="62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9050" distT="19050" distL="19050" distR="19050">
            <wp:extent cx="401137" cy="588335"/>
            <wp:effectExtent b="0" l="0" r="0" t="0"/>
            <wp:docPr id="213973937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37" cy="58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Elisângela Ferraz de Campos</w:t>
      </w:r>
    </w:p>
    <w:p w:rsidR="00000000" w:rsidDel="00000000" w:rsidP="00000000" w:rsidRDefault="00000000" w:rsidRPr="00000000" w14:paraId="0000001B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Eric Domingues Godoi</w:t>
      </w:r>
    </w:p>
    <w:p w:rsidR="00000000" w:rsidDel="00000000" w:rsidP="00000000" w:rsidRDefault="00000000" w:rsidRPr="00000000" w14:paraId="0000001C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Heloisa Clara Rodrigues</w:t>
      </w:r>
    </w:p>
    <w:p w:rsidR="00000000" w:rsidDel="00000000" w:rsidP="00000000" w:rsidRDefault="00000000" w:rsidRPr="00000000" w14:paraId="0000001D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José Eduardo Teixeira dos Reis</w:t>
      </w:r>
    </w:p>
    <w:p w:rsidR="00000000" w:rsidDel="00000000" w:rsidP="00000000" w:rsidRDefault="00000000" w:rsidRPr="00000000" w14:paraId="0000001E">
      <w:pPr>
        <w:shd w:fill="ffffff" w:val="clear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Kaike Elias Ferreira dos Anjos</w:t>
      </w:r>
    </w:p>
    <w:p w:rsidR="00000000" w:rsidDel="00000000" w:rsidP="00000000" w:rsidRDefault="00000000" w:rsidRPr="00000000" w14:paraId="0000001F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Minuta</w:t>
      </w:r>
    </w:p>
    <w:p w:rsidR="00000000" w:rsidDel="00000000" w:rsidP="00000000" w:rsidRDefault="00000000" w:rsidRPr="00000000" w14:paraId="00000025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Projeto de Desenvolvimento Integrado de Produto</w:t>
        <w:br w:type="textWrapping"/>
        <w:t xml:space="preserve">“M.E.D Lock”</w:t>
      </w:r>
    </w:p>
    <w:p w:rsidR="00000000" w:rsidDel="00000000" w:rsidP="00000000" w:rsidRDefault="00000000" w:rsidRPr="00000000" w14:paraId="00000026">
      <w:pPr>
        <w:shd w:fill="ffffff" w:val="clear"/>
        <w:spacing w:after="20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464987110"/>
        <w:tag w:val="goog_rdk_0"/>
      </w:sdtPr>
      <w:sdtContent>
        <w:tbl>
          <w:tblPr>
            <w:tblStyle w:val="Table1"/>
            <w:tblW w:w="6011.666666666666" w:type="dxa"/>
            <w:jc w:val="left"/>
            <w:tblInd w:w="3053.3333333333326" w:type="dxa"/>
            <w:tblLayout w:type="fixed"/>
            <w:tblLook w:val="0600"/>
          </w:tblPr>
          <w:tblGrid>
            <w:gridCol w:w="1661.6666666666665"/>
            <w:gridCol w:w="4350"/>
            <w:tblGridChange w:id="0">
              <w:tblGrid>
                <w:gridCol w:w="1661.6666666666665"/>
                <w:gridCol w:w="435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9">
                <w:pPr>
                  <w:shd w:fill="ffffff" w:val="clear"/>
                  <w:spacing w:line="276" w:lineRule="auto"/>
                  <w:jc w:val="righ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Professor: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A">
                <w:pPr>
                  <w:shd w:fill="ffffff" w:val="clear"/>
                  <w:spacing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Danielle C. M. Amorim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shd w:fill="ffffff" w:val="clear"/>
                  <w:spacing w:line="276" w:lineRule="auto"/>
                  <w:jc w:val="righ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Data: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shd w:fill="ffffff" w:val="clear"/>
                  <w:spacing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09/10/2025</w:t>
                </w:r>
              </w:p>
            </w:tc>
          </w:tr>
        </w:tbl>
      </w:sdtContent>
    </w:sdt>
    <w:p w:rsidR="00000000" w:rsidDel="00000000" w:rsidP="00000000" w:rsidRDefault="00000000" w:rsidRPr="00000000" w14:paraId="0000002D">
      <w:pPr>
        <w:shd w:fill="ffffff" w:val="clear"/>
        <w:spacing w:after="20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São José dos Campos - SP</w:t>
      </w:r>
    </w:p>
    <w:p w:rsidR="00000000" w:rsidDel="00000000" w:rsidP="00000000" w:rsidRDefault="00000000" w:rsidRPr="00000000" w14:paraId="00000030">
      <w:pPr>
        <w:shd w:fill="ffffff" w:val="clear"/>
        <w:spacing w:after="20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2025</w:t>
      </w:r>
    </w:p>
    <w:p w:rsidR="00000000" w:rsidDel="00000000" w:rsidP="00000000" w:rsidRDefault="00000000" w:rsidRPr="00000000" w14:paraId="00000031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id w:val="-51017984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eu68sm6wzoj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Escopo do projeto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4bbcrsepan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Escopo do produto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oxdbd9oh8t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Caixa e Travas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ymt2qx2cn5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1 – Lista de Componentes da Caixa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5kqspp34oc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2 – Descrição Técnica e Função dos Componentes da Caixa e Travas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0gf31l66eq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 Integração Eletrônica e Lógica de Controle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mt38xfc3zb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3 – Lógica de Acionamento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3t2tuh2ma8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 Trava Solenoide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hrrtm66iku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 Sistema de Alimentação e Proteção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xqql1jqgyf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 Estrutura Física e Montagem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fl1sye6ia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1 - Diagrama da Fechadura de 3 Travas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qfskr52j8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2 -  Croqui inicial da Caixa e Travas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aihdawmxzc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3 - Croqui Caixa e Sistema de Travas com Led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mkkuqf33hz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2.1.6 Plano de Testes e Validação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ow39ijv3lk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4 – Plano de Teste e Validação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apgfpz99s8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5 - Cronograma Caixa e Trava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rf5bomylvy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Jogo 1 – Eletrônico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chjskubjsx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6 – Lista de Componentes do Jogo 1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cn52yhamk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4 - Diagrama do Jogo 1 – Genius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y2p8emftb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7 - Cronograma Jogo 1 – Genius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ublg0oeasu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Jogo 2 - Digital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jrhfmgjfa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6 - Fluxograma funcional – Jogo 2 - Digital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2k3ojcyebw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8 - Cronograma Jogo 2 – Digital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343w0cegsb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Jogo 3 – Labirinto.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as3cnmw6d0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9 – Lista de Componentes Jogo 3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prcf4nqjva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 7 - Diagrama do Jogo 3 – Labirinto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de8f77j8f8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8 - Croqui – Jogo 3 - Labirinto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ro1abfj8ab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10 - Cronograma Jogo 3 - Labirinto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ber1cf3i75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Estrutura analítica do projeto ou Product Backlog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8d253q5u58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9 - EAP do Projeto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893uz4nqy3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Referências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ex9swjn04k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Apêndice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mjfh4y3kse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 A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ezuem9f9pr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A.1 – Lista de Componentes da Caixa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q0kixemjl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A.2 – Descrição Técnica e Função dos Componentes da Caixa e Travas.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iojgktem0x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A.3 - Diagrama da Fechadura de 3 Travas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36wnvgsgdz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A.4 - Croqui inicial da Caixa e Travas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5y816y3ub5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A.5 - Croqui Caixa e Sistema de Travas com Led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3vcvqwwo6o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A.6 - Cronograma Caixa e Trava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ao79mad5k5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 B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gea4wc1b4a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B.1– Lista de Componentes do Jogo 1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0raoyovjic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B.2 - Diagrama do Jogo 1 – Genius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lngm9i3uf1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B.3  - Croqui – Jogo 1 - Genius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ta17ognf9v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B.4  - Cronograma Jogo 1 – Genius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gk6ar8cvta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 C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fg3xgrniux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C.1  - Fluxograma Jogo 2 - Digital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cj9zlwucrc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C.2 - Cronograma Jogo 2 – Digital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1s8u2rb11n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 D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chqr1lemsm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D.1 – Lista de Componentes Jogo 3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wbsjce4ruk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D.2  - Diagrama do Jogo 3 – Labirinto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lev9ay6al9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D.3 - Croqui Jogo 3 – Labirinto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qj4sz2ed7n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D.4  - Cronograma Jogo 3 - Labirinto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a8t698fg69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 E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bcro6dmsgh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E.1 - Organograma EAP do Projeto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7nsozrjyhi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Anexo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9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id w:val="-45818520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tabs>
          <w:tab w:val="right" w:leader="dot" w:pos="8503.511811023624"/>
        </w:tabs>
        <w:spacing w:before="60" w:lineRule="auto"/>
        <w:rPr>
          <w:rFonts w:ascii="Arial" w:cs="Arial" w:eastAsia="Arial" w:hAnsi="Arial"/>
        </w:rPr>
      </w:pPr>
      <w:hyperlink w:anchor="_heading=h.pmjfh4y3kse9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Apêndice</w:t>
          <w:tab/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tabs>
          <w:tab w:val="right" w:leader="dot" w:pos="8503.511811023624"/>
        </w:tabs>
        <w:spacing w:before="60" w:lineRule="auto"/>
        <w:rPr>
          <w:rFonts w:ascii="Arial" w:cs="Arial" w:eastAsia="Arial" w:hAnsi="Arial"/>
          <w:b w:val="1"/>
        </w:rPr>
      </w:pPr>
      <w:hyperlink w:anchor="_heading=h.pmjfh4y3kse9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APÊNDICE A</w:t>
          <w:tab/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yezuem9f9prp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Tabela A.1 – Lista de Componentes da Caixa</w:t>
          <w:tab/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3oq0kixemjlk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Tabela A.2 – Descrição Técnica e Função dos Componentes da Caixa e Travas.</w:t>
          <w:tab/>
          <w:t xml:space="preserve">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wiojgktem0xo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Figura A.3 - Diagrama da Fechadura de 3 Travas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336wnvgsgdz1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Figura A.4 - Croqui inicial da Caixa e Travas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t5y816y3ub5t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Figura A.5 - Croqui Caixa e Sistema de Travas com Led</w:t>
          <w:tab/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c3vcvqwwo6oc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Tabela A.6 - Cronograma Caixa e Trava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tabs>
          <w:tab w:val="right" w:leader="dot" w:pos="8503.511811023624"/>
        </w:tabs>
        <w:spacing w:before="60" w:lineRule="auto"/>
        <w:rPr>
          <w:rFonts w:ascii="Arial" w:cs="Arial" w:eastAsia="Arial" w:hAnsi="Arial"/>
          <w:b w:val="1"/>
        </w:rPr>
      </w:pPr>
      <w:hyperlink w:anchor="_heading=h.nao79mad5k51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APÊNDICE B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9gea4wc1b4al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Tabela B.1– Lista de Componentes do Jogo 1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j0raoyovjich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Figura B.2 - Diagrama do Jogo 1 – Genius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xlngm9i3uf1n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Figura B.3  - Croqui – Jogo 1 - Genius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wta17ognf9vx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Tabela B.4  - Cronograma Jogo 1 – Genius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tabs>
          <w:tab w:val="right" w:leader="dot" w:pos="8503.511811023624"/>
        </w:tabs>
        <w:spacing w:before="60" w:lineRule="auto"/>
        <w:rPr>
          <w:rFonts w:ascii="Arial" w:cs="Arial" w:eastAsia="Arial" w:hAnsi="Arial"/>
          <w:b w:val="1"/>
        </w:rPr>
      </w:pPr>
      <w:hyperlink w:anchor="_heading=h.jgk6ar8cvta7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APÊNDICE C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efg3xgrniuxd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Figura C.1  - Fluxograma Jogo 2 - Digital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9cj9zlwucrc2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Tabela C.2 - Cronograma Jogo 2 – Digital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tabs>
          <w:tab w:val="right" w:leader="dot" w:pos="8503.511811023624"/>
        </w:tabs>
        <w:spacing w:before="60" w:lineRule="auto"/>
        <w:rPr>
          <w:rFonts w:ascii="Arial" w:cs="Arial" w:eastAsia="Arial" w:hAnsi="Arial"/>
          <w:b w:val="1"/>
        </w:rPr>
      </w:pPr>
      <w:hyperlink w:anchor="_heading=h.51s8u2rb11nu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APÊNDICE D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ychqr1lemsmy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Tabela D.1 – Lista de Componentes Jogo 3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owbsjce4ruko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Figura D.2  - Diagrama do Jogo 3 – Labirinto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vlev9ay6al9x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Figura D.3 - Croqui Jogo 3 – Labirinto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  <w:b w:val="1"/>
        </w:rPr>
      </w:pPr>
      <w:hyperlink w:anchor="_heading=h.2qj4sz2ed7nm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Tabela D.4  - Cronograma Jogo 3 - Labirinto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tabs>
          <w:tab w:val="right" w:leader="dot" w:pos="8503.511811023624"/>
        </w:tabs>
        <w:spacing w:before="60" w:lineRule="auto"/>
        <w:rPr>
          <w:rFonts w:ascii="Arial" w:cs="Arial" w:eastAsia="Arial" w:hAnsi="Arial"/>
          <w:b w:val="1"/>
        </w:rPr>
      </w:pPr>
      <w:hyperlink w:anchor="_heading=h.ga8t698fg69p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APÊNDICE E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tabs>
          <w:tab w:val="right" w:leader="dot" w:pos="8503.511811023624"/>
        </w:tabs>
        <w:spacing w:before="60" w:lineRule="auto"/>
        <w:ind w:left="360" w:firstLine="0"/>
        <w:rPr>
          <w:rFonts w:ascii="Arial" w:cs="Arial" w:eastAsia="Arial" w:hAnsi="Arial"/>
        </w:rPr>
      </w:pPr>
      <w:hyperlink w:anchor="_heading=h.obcro6dmsghg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Figura E.1 - Organograma EAP do Projeto</w:t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</w:rPr>
        <w:sectPr>
          <w:headerReference r:id="rId9" w:type="default"/>
          <w:footerReference r:id="rId10" w:type="default"/>
          <w:footerReference r:id="rId11" w:type="first"/>
          <w:pgSz w:h="16840" w:w="11907" w:orient="portrait"/>
          <w:pgMar w:bottom="1417" w:top="1417" w:left="1701" w:right="1701" w:header="1134" w:footer="1134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7"/>
        </w:numPr>
        <w:spacing w:after="200" w:lineRule="auto"/>
        <w:ind w:left="720" w:hanging="360"/>
        <w:rPr>
          <w:b w:val="1"/>
          <w:u w:val="none"/>
        </w:rPr>
      </w:pPr>
      <w:bookmarkStart w:colFirst="0" w:colLast="0" w:name="_heading=h.eu68sm6wzoj5" w:id="0"/>
      <w:bookmarkEnd w:id="0"/>
      <w:r w:rsidDel="00000000" w:rsidR="00000000" w:rsidRPr="00000000">
        <w:rPr>
          <w:b w:val="1"/>
          <w:rtl w:val="0"/>
        </w:rPr>
        <w:t xml:space="preserve">Escopo do projeto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Este projeto tem como objetivo desenvolver uma caixa principal com trava tipo cofre, em três etapas, ela será desbloqueada, completamente, mediante a solução de 3 jogos diferentes, cada um desses jogos irá destrav</w:t>
      </w:r>
      <w:r w:rsidDel="00000000" w:rsidR="00000000" w:rsidRPr="00000000">
        <w:rPr>
          <w:rFonts w:ascii="Arial" w:cs="Arial" w:eastAsia="Arial" w:hAnsi="Arial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uma etapa da tranca da caixa. Dos jogos, serão eles: um digital, um eletrônico, um mecânico. Cada módulo de jogo tem comunicação com a caixa via wireless, liberando uma etapa da trava.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before="240" w:line="240" w:lineRule="auto"/>
        <w:ind w:left="0" w:firstLine="0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Aspectos do Escopo do Projeto: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Datas de início e término: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Início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no dia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28 de Agosto de 2025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junto a formalização de equipe;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término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será: dia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04 de Dezembro de 2025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com a demonstração da prova de conceito na Feira de Soluções no Hall da Fatec de São José dos Campos-SP.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Equipe de Execução e Responsabilidades: As atividades são divididas de acordo com nossa necessidade de trabalho. O Nosso trabalho foi separado em módulos, onde cada responsável pelo seu módulo, deverá desenvolvê-lo utilizando-se dos conhecimentos adquiridos nas áreas de Mecânica, Eletrônica e Programação até o presente semestre. São eles: Módulo Caixa ou Cofre, responsável: Heloísa Rodrigues; Módulo Jogo 1 (Eletrônico), responsável: José Eduardo e Eric Godoi; Módulo Jogo 2 (Digital), responsável: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Kaike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Anjos; Módulo Jogo 3 (Mecânico), responsável: Elisângela Campos, que também ficou responsável pela documentação e pesquisa sobre gamificação e suas aplicações, bem como, a Integração das Tecnologias: Onde todos irão participar desta etapa.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Partes Interessadas: Equipe do projeto: InnoWave, orientadores: DANIELLE CRISTINA DE MORAIS AMORIM, VIVIANE SIQUEIRA E ALFRED KABAYAMA.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Introdução sobre o Projeto: O projeto M.E.D. LOCK é uma caixa tipo cofre com uma tranca em 3 etapas, cada módulo de jogo irá destr</w:t>
      </w:r>
      <w:r w:rsidDel="00000000" w:rsidR="00000000" w:rsidRPr="00000000">
        <w:rPr>
          <w:rFonts w:ascii="Arial" w:cs="Arial" w:eastAsia="Arial" w:hAnsi="Arial"/>
          <w:rtl w:val="0"/>
        </w:rPr>
        <w:t xml:space="preserve">avar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um nível da tranca da caixa, esses módulos poderão ser acessados independente da sequência.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Nosso projeto </w:t>
      </w:r>
      <w:r w:rsidDel="00000000" w:rsidR="00000000" w:rsidRPr="00000000">
        <w:rPr>
          <w:rFonts w:ascii="Arial" w:cs="Arial" w:eastAsia="Arial" w:hAnsi="Arial"/>
          <w:rtl w:val="0"/>
        </w:rPr>
        <w:t xml:space="preserve">consiste em desenvolver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uma caixa principal com trava tipo cofre, em três etapas, ela será desbloqueada, completamente, mediante a solução de 3 jogos diferentes dos módulos acima citados, cada um desses jogos irá destrava</w:t>
      </w:r>
      <w:r w:rsidDel="00000000" w:rsidR="00000000" w:rsidRPr="00000000">
        <w:rPr>
          <w:rFonts w:ascii="Arial" w:cs="Arial" w:eastAsia="Arial" w:hAnsi="Arial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uma etapa da tranca da caixa. Cada módulo de jogo tem comunicação com a caixa ou cofre via wireless, liberando uma etapa da trava, independente da ordem dos módulos de jogo, selecionado pelos jogadores.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Cada Módulo de Jogo estará disponível fisicamente separados da caixa ou Cofre, e será disponibilizado para o jogador utilizá-lo em uma mesa, para acesso e maior comodidade dos jogadores.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Foi sugerido pelo grupo, tentarmos desenvolver os códigos para os sistemas embarcados em python. Desta forma, Eric, José Eduardo e Kaike ficaram responsáveis pelos primeiros testes da Linguagem de programação Python, em seus respectivos jogos Jogo 1, (Genius) - José Eduardo e Eric e para o Jogo 2 (Digital) - Kaike.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Jogo 1 (Genius): Segundo Rosa (16/12/2024)), o jogo popularmente conhecido no Brasil como Genius, foi criado nos Estados Unidos nos anos 80, com o nome de Simon, vindo de uma brincadeira chamada “Simon says”, algo como “o mestre mandou” aqui no Brasil. Esse brinquedo foi trazido para o Brasil pela produtora Estrela, mudando o nome para Genius. Esse jogo ajuda a melhorar o desenvolvimento cognitivo e a memória, enquanto a pessoa brinca com o brinquedo. Consulte bibliografia para mais detalhes.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Mello (06/11/2023), acredita que o ESP32 é um microcontrolador que pode ser controlado por: C++, a linguagem LUA e o micropython. Bem usado em projetos de robótica e IoT.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Segundo Georde et al. (06/10/2024), a placa ESP32 pode ser programada em Python por meio do MicroPython, uma implementação enxuta da linguagem Python projetada especificamente para microcontroladores. Esse recurso possibilita o desenvolvimento de aplicações de forma mais acessível e intuitiva, utilizando uma sintaxe já consolidada no meio acadêmico e profissional.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Jogo 2 (Digital): Segundo Santos (17/11/2025), </w:t>
      </w:r>
      <w:r w:rsidDel="00000000" w:rsidR="00000000" w:rsidRPr="00000000">
        <w:rPr>
          <w:rFonts w:ascii="Arial" w:cs="Arial" w:eastAsia="Arial" w:hAnsi="Arial"/>
          <w:rtl w:val="0"/>
        </w:rPr>
        <w:t xml:space="preserve">sendo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possível usar o Bluetooth do ESP32 com MicroPython, sendo a forma mais comum de se conectar a um aplicativo ou outro dispositivo usando Bluetooth Low Energy (BLE). Para isso, você precisará instalar o módulo ble através do Thonny IDE e depois poderá configurar o ESP32 como um servidor ou cliente BLE em seu código Python.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Várias tentativas sucederam-se, porém sem êxito, sendo assim, decidimos por continuar na linguagem de programação C++, para sistemas embarcados, para entrega deste projeto, devido ao tempo limite para entregas.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Para a caixa, a ideia é uma com 3 travas tipo ferrolho que serão desbloqueadas mediante acionamento ao final de cada jogo, 1, 2 e 3. As travas solenoides estão presentes em uma ampla gama de aplicações, desde portas residenciais e comerciais até sistemas de automação industrial (Wikipedia, 2024). Também são muito utilizadas em projetos de eletrônica embarcada, como fechaduras com Arduino ou ESP32, onde o acionamento é feito via módulo relé ou transistor (Blog Fazedores, 2019). Segundo o vídeo do canal Future Automation – Securing Your Home With Solenoid Locks || Arduino Series Part 14 (YOUTUBE – Future Automation, 2022), esse tipo de projeto permite abrir portas usando cartão RFID, senha ou sensor biométrico, tornando a trava solenoide uma solução prática e acessível para automação residencial, por essa razão essa trava foi escolhida para o nosso projeto.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Jogo 3 (mecânico): Demonstrou Cardoso, (18/11/2022) em seus vídeos dos quais busquei a inspiração para modelar um labirinto, que será desenvolvido primeiramente uma versão em papelão para garantir a viabilidade estrutural e design, reservando um espaço para acomodar o circuito com sensor para indicar se atingiu ou não o objetivo final do jogo. Quanto ao sensor do jogo, Demonstrou Gustavo (16/04/2020), no projeto de dispensador automático de álcool líquido, busquei inspiração para o uso do sensor IR, que irá detectar quando a bolinha cair no local certo, daí enviar o sinal para desbloquear uma das trancas da caixa.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Justificativa e Objetivos: Muitas formações, treinamentos, capacitações são repetitivos e pouco atrativos, gerando assim: Baixa participação; Dificuldade de aprendizado; pouca retenção do conhecimento. Nossa proposta é chamar a atenção para a gamificação usada no entretenimento que desperta, estimula o aprendizado da lógica, bem como o trabalho cooperativo, na busca de soluções.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Requisitos com foco na gamificação voltada ao entretenimento, criaremos uma caixa tipo cofre com o desbloqueamento em três etapas, que são liberadas mediante a conclusão de 3 jogos diferentes (Eletrônico, Digital e mecânico), onde cada módulo de jogo libera uma das travas até desbloquear totalmente. Para o desenvolvimento deste projeto iremos aplicar nossos conhecimentos em eletrônica, mecânica e programação adquiridos ao longo dos semestres anteriores, bem como este.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Premissas: Com este projeto a equipe terá a oportunidade de desenvolvimento das habilidades e conhecimentos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pesquisas da sobre gamificação, design na parte mecânica, desafios a serem superados na parte de eletrônica, programação e na integração de todos os subsistemas.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Restrições: O projeto não deve deixar os componentes elétricos expostos fisicamente, porém podem ser expostos, para efeito visual dos componentes e sua arquitetura eletrônica.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7"/>
        </w:numPr>
        <w:spacing w:after="200" w:lineRule="auto"/>
        <w:ind w:left="720" w:hanging="360"/>
        <w:rPr>
          <w:b w:val="1"/>
          <w:u w:val="none"/>
        </w:rPr>
      </w:pPr>
      <w:bookmarkStart w:colFirst="0" w:colLast="0" w:name="_heading=h.34bbcrsepan1" w:id="1"/>
      <w:bookmarkEnd w:id="1"/>
      <w:r w:rsidDel="00000000" w:rsidR="00000000" w:rsidRPr="00000000">
        <w:rPr>
          <w:b w:val="1"/>
          <w:rtl w:val="0"/>
        </w:rPr>
        <w:t xml:space="preserve">Escopo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Logo após as pesquisas realizadas, iniciamos o planejamento do processo de fabricação do projeto em módulos, segue detalhamento das etapas elaboradas separadamente em módulos:</w:t>
      </w:r>
    </w:p>
    <w:p w:rsidR="00000000" w:rsidDel="00000000" w:rsidP="00000000" w:rsidRDefault="00000000" w:rsidRPr="00000000" w14:paraId="0000009F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after="200" w:lineRule="auto"/>
        <w:ind w:left="0" w:firstLine="0"/>
        <w:jc w:val="both"/>
        <w:rPr>
          <w:b w:val="1"/>
        </w:rPr>
      </w:pPr>
      <w:bookmarkStart w:colFirst="0" w:colLast="0" w:name="_heading=h.koxdbd9oh8ts" w:id="2"/>
      <w:bookmarkEnd w:id="2"/>
      <w:r w:rsidDel="00000000" w:rsidR="00000000" w:rsidRPr="00000000">
        <w:rPr>
          <w:b w:val="1"/>
          <w:rtl w:val="0"/>
        </w:rPr>
        <w:t xml:space="preserve">2.1 Caixa e Travas</w:t>
      </w:r>
    </w:p>
    <w:p w:rsidR="00000000" w:rsidDel="00000000" w:rsidP="00000000" w:rsidRDefault="00000000" w:rsidRPr="00000000" w14:paraId="000000A1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Caixa com as travas constitui o núcleo central do projeto M.E.D. LOCK, responsável por gerenciar o sistema de travamento e receber os sinais enviados pelos três </w:t>
      </w:r>
      <w:r w:rsidDel="00000000" w:rsidR="00000000" w:rsidRPr="00000000">
        <w:rPr>
          <w:rFonts w:ascii="Arial" w:cs="Arial" w:eastAsia="Arial" w:hAnsi="Arial"/>
          <w:rtl w:val="0"/>
        </w:rPr>
        <w:t xml:space="preserve">módulos</w:t>
      </w:r>
      <w:r w:rsidDel="00000000" w:rsidR="00000000" w:rsidRPr="00000000">
        <w:rPr>
          <w:rFonts w:ascii="Arial" w:cs="Arial" w:eastAsia="Arial" w:hAnsi="Arial"/>
          <w:rtl w:val="0"/>
        </w:rPr>
        <w:t xml:space="preserve"> de jogo.</w:t>
      </w:r>
    </w:p>
    <w:p w:rsidR="00000000" w:rsidDel="00000000" w:rsidP="00000000" w:rsidRDefault="00000000" w:rsidRPr="00000000" w14:paraId="000000A2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módulo, ao ser concluído, transmite via Bluetooth BLE um sinal digital ao microcontrolador, que aciona uma das três travas solenoides independentes, correspondentes às etapas de desbloqueio da caixa.</w:t>
      </w:r>
    </w:p>
    <w:p w:rsidR="00000000" w:rsidDel="00000000" w:rsidP="00000000" w:rsidRDefault="00000000" w:rsidRPr="00000000" w14:paraId="000000A3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controle de acionamento é realizado por um circuito de chaveamento eletrônico, composto por MOSFETs logic-level, responsáveis por conduzir a corrente necessária ao funcionamento das travas conforme os comandos emitidos pelo microcontrolador.</w:t>
      </w:r>
    </w:p>
    <w:p w:rsidR="00000000" w:rsidDel="00000000" w:rsidP="00000000" w:rsidRDefault="00000000" w:rsidRPr="00000000" w14:paraId="000000A4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Esse sistema garante que cada trava seja liberada individualmente, de acordo com o sinal recebido, assegurando operações seguras, livres de interferências elétricas e sobrecorrente.</w:t>
      </w:r>
    </w:p>
    <w:p w:rsidR="00000000" w:rsidDel="00000000" w:rsidP="00000000" w:rsidRDefault="00000000" w:rsidRPr="00000000" w14:paraId="000000A5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circuito possui mecanismos de proteção contra picos de tensão e corrente, além de técnicas de isolamento e estabilização de sinal entre os circuitos de controle e potência, garantindo um acionamento estável e confiável.</w:t>
      </w:r>
    </w:p>
    <w:p w:rsidR="00000000" w:rsidDel="00000000" w:rsidP="00000000" w:rsidRDefault="00000000" w:rsidRPr="00000000" w14:paraId="000000A6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 tabelas a seguir apresentam a lista de componentes e suas respectivas funções. As versões completas podem ser consultadas no Apêndice A.1 e A.2.</w:t>
      </w:r>
    </w:p>
    <w:p w:rsidR="00000000" w:rsidDel="00000000" w:rsidP="00000000" w:rsidRDefault="00000000" w:rsidRPr="00000000" w14:paraId="000000A7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spacing w:after="200" w:lineRule="auto"/>
        <w:jc w:val="left"/>
        <w:rPr>
          <w:b w:val="0"/>
        </w:rPr>
      </w:pPr>
      <w:bookmarkStart w:colFirst="0" w:colLast="0" w:name="_heading=h.qymt2qx2cn5p" w:id="3"/>
      <w:bookmarkEnd w:id="3"/>
      <w:r w:rsidDel="00000000" w:rsidR="00000000" w:rsidRPr="00000000">
        <w:rPr>
          <w:b w:val="0"/>
          <w:rtl w:val="0"/>
        </w:rPr>
        <w:t xml:space="preserve">Tabela 1 – Lista de Componentes da Caixa</w:t>
      </w:r>
    </w:p>
    <w:p w:rsidR="00000000" w:rsidDel="00000000" w:rsidP="00000000" w:rsidRDefault="00000000" w:rsidRPr="00000000" w14:paraId="000000A9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125403" cy="3767477"/>
            <wp:effectExtent b="0" l="0" r="0" t="0"/>
            <wp:docPr id="21397393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403" cy="376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(02/10/2025)</w:t>
      </w:r>
    </w:p>
    <w:p w:rsidR="00000000" w:rsidDel="00000000" w:rsidP="00000000" w:rsidRDefault="00000000" w:rsidRPr="00000000" w14:paraId="000000AB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spacing w:after="200" w:lineRule="auto"/>
        <w:jc w:val="left"/>
        <w:rPr>
          <w:b w:val="0"/>
        </w:rPr>
      </w:pPr>
      <w:bookmarkStart w:colFirst="0" w:colLast="0" w:name="_heading=h.y5kqspp34ocd" w:id="4"/>
      <w:bookmarkEnd w:id="4"/>
      <w:r w:rsidDel="00000000" w:rsidR="00000000" w:rsidRPr="00000000">
        <w:rPr>
          <w:b w:val="0"/>
          <w:rtl w:val="0"/>
        </w:rPr>
        <w:t xml:space="preserve">Tabela 2 – Descrição Técnica e Função dos Componentes da Caixa e Travas</w:t>
      </w:r>
    </w:p>
    <w:p w:rsidR="00000000" w:rsidDel="00000000" w:rsidP="00000000" w:rsidRDefault="00000000" w:rsidRPr="00000000" w14:paraId="000000AE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4495800"/>
            <wp:effectExtent b="0" l="0" r="0" t="0"/>
            <wp:docPr id="213973937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(02/10/2025)</w:t>
      </w:r>
    </w:p>
    <w:p w:rsidR="00000000" w:rsidDel="00000000" w:rsidP="00000000" w:rsidRDefault="00000000" w:rsidRPr="00000000" w14:paraId="000000B0">
      <w:pPr>
        <w:spacing w:after="200"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spacing w:after="200" w:lineRule="auto"/>
        <w:ind w:left="0" w:firstLine="0"/>
        <w:jc w:val="both"/>
        <w:rPr/>
      </w:pPr>
      <w:bookmarkStart w:colFirst="0" w:colLast="0" w:name="_heading=h.t0gf31l66eq6" w:id="5"/>
      <w:bookmarkEnd w:id="5"/>
      <w:r w:rsidDel="00000000" w:rsidR="00000000" w:rsidRPr="00000000">
        <w:rPr>
          <w:rtl w:val="0"/>
        </w:rPr>
        <w:t xml:space="preserve">2.1.2 Integração Eletrônica e Lógica de Controle</w:t>
      </w:r>
    </w:p>
    <w:p w:rsidR="00000000" w:rsidDel="00000000" w:rsidP="00000000" w:rsidRDefault="00000000" w:rsidRPr="00000000" w14:paraId="000000B2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integração entre as travas e os módulos de jogo é realizada por meio do ESP32, que recebe os sinais de conclusão de cada jogo via Bluetooth Low Energy (BLE).</w:t>
      </w:r>
    </w:p>
    <w:p w:rsidR="00000000" w:rsidDel="00000000" w:rsidP="00000000" w:rsidRDefault="00000000" w:rsidRPr="00000000" w14:paraId="000000B3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pino do microcontrolador é mapeado individualmente para uma trava, conforme a lógica de acionamento definida no software.</w:t>
      </w:r>
    </w:p>
    <w:p w:rsidR="00000000" w:rsidDel="00000000" w:rsidP="00000000" w:rsidRDefault="00000000" w:rsidRPr="00000000" w14:paraId="000000B4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firmware do ESP32 inclui verificação de código digital para evitar acionamentos simultâneos ou não autorizados.</w:t>
      </w:r>
    </w:p>
    <w:p w:rsidR="00000000" w:rsidDel="00000000" w:rsidP="00000000" w:rsidRDefault="00000000" w:rsidRPr="00000000" w14:paraId="000000B5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Ao receber um sinal válido, o ESP32 ativa o circuito de comando, permitindo a passagem de corrente por até 1,5 segundos — tempo suficiente para liberar a trava sem causar aquecimento excessivo.</w:t>
      </w:r>
    </w:p>
    <w:p w:rsidR="00000000" w:rsidDel="00000000" w:rsidP="00000000" w:rsidRDefault="00000000" w:rsidRPr="00000000" w14:paraId="000000B6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spacing w:after="200" w:lineRule="auto"/>
        <w:jc w:val="left"/>
        <w:rPr>
          <w:b w:val="0"/>
        </w:rPr>
      </w:pPr>
      <w:bookmarkStart w:colFirst="0" w:colLast="0" w:name="_heading=h.emt38xfc3zbi" w:id="6"/>
      <w:bookmarkEnd w:id="6"/>
      <w:r w:rsidDel="00000000" w:rsidR="00000000" w:rsidRPr="00000000">
        <w:rPr>
          <w:b w:val="0"/>
          <w:rtl w:val="0"/>
        </w:rPr>
        <w:t xml:space="preserve">Tabela 3 – Lógica de Acionamento</w:t>
      </w:r>
    </w:p>
    <w:p w:rsidR="00000000" w:rsidDel="00000000" w:rsidP="00000000" w:rsidRDefault="00000000" w:rsidRPr="00000000" w14:paraId="000000B8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1244600"/>
            <wp:effectExtent b="0" l="0" r="0" t="0"/>
            <wp:docPr id="21397393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(02/10/2025)</w:t>
      </w:r>
    </w:p>
    <w:p w:rsidR="00000000" w:rsidDel="00000000" w:rsidP="00000000" w:rsidRDefault="00000000" w:rsidRPr="00000000" w14:paraId="000000BA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diagrama elétrico completo encontra-se no Apêndice B, ilustrando a arquitetura de controle, o fluxo de energia e a interligação entre o microcontrolador, o circuito de comando e as travas.</w:t>
      </w:r>
    </w:p>
    <w:p w:rsidR="00000000" w:rsidDel="00000000" w:rsidP="00000000" w:rsidRDefault="00000000" w:rsidRPr="00000000" w14:paraId="000000BC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after="200" w:lineRule="auto"/>
        <w:ind w:left="0" w:firstLine="0"/>
        <w:jc w:val="both"/>
        <w:rPr/>
      </w:pPr>
      <w:bookmarkStart w:colFirst="0" w:colLast="0" w:name="_heading=h.43t2tuh2ma8w" w:id="7"/>
      <w:bookmarkEnd w:id="7"/>
      <w:r w:rsidDel="00000000" w:rsidR="00000000" w:rsidRPr="00000000">
        <w:rPr>
          <w:rtl w:val="0"/>
        </w:rPr>
        <w:t xml:space="preserve">2.1.3 Trava Solenoide</w:t>
      </w:r>
    </w:p>
    <w:p w:rsidR="00000000" w:rsidDel="00000000" w:rsidP="00000000" w:rsidRDefault="00000000" w:rsidRPr="00000000" w14:paraId="000000BE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trava solenoide, também conhecida como fechadura solenoide (solenoid lock), é um dispositivo eletromecânico que converte energia elétrica em movimento linear. Amplamente utilizada em sistemas de segurança e automação (Wikipedia, 2024), sua operação baseia-se na criação de um campo magnético ao redor de uma bobina quando energizada, atraindo um núcleo móvel (êmbolo) que realiza o movimento de travamento ou destravamento (Dr. Solenoid, 2024).</w:t>
      </w:r>
    </w:p>
    <w:p w:rsidR="00000000" w:rsidDel="00000000" w:rsidP="00000000" w:rsidRDefault="00000000" w:rsidRPr="00000000" w14:paraId="000000BF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Funcionamento:</w:t>
      </w:r>
    </w:p>
    <w:p w:rsidR="00000000" w:rsidDel="00000000" w:rsidP="00000000" w:rsidRDefault="00000000" w:rsidRPr="00000000" w14:paraId="000000C1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Quando energizada, a bobina gera um campo magnético que atrai o êmbolo metálico, liberando a trava.</w:t>
      </w:r>
    </w:p>
    <w:p w:rsidR="00000000" w:rsidDel="00000000" w:rsidP="00000000" w:rsidRDefault="00000000" w:rsidRPr="00000000" w14:paraId="000000C2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Ao cessar a corrente, uma mola de retorno empurra o êmbolo de volta, travando novamente (Halliday, Resnick e Walker, 2016).</w:t>
      </w:r>
    </w:p>
    <w:p w:rsidR="00000000" w:rsidDel="00000000" w:rsidP="00000000" w:rsidRDefault="00000000" w:rsidRPr="00000000" w14:paraId="000000C3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Segundo FonteCFTV (2023), as travas podem ser: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Fail Safe (falha aberta): destrava sem energia, usada em rotas de fuga;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Fail Secure (falha fechada): permanece travada sem energia, usada em cofres e portas seguras.</w:t>
      </w:r>
    </w:p>
    <w:p w:rsidR="00000000" w:rsidDel="00000000" w:rsidP="00000000" w:rsidRDefault="00000000" w:rsidRPr="00000000" w14:paraId="000000C6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Características e Tipos:</w:t>
      </w:r>
    </w:p>
    <w:p w:rsidR="00000000" w:rsidDel="00000000" w:rsidP="00000000" w:rsidRDefault="00000000" w:rsidRPr="00000000" w14:paraId="000000C8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 travas podem ser:</w:t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Monostáveis: retornam ao estado inicial quando a corrente é cortada;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Biestáveis: mantêm o estado sem energia (Dr. Solenoid, 2024).</w:t>
      </w:r>
    </w:p>
    <w:p w:rsidR="00000000" w:rsidDel="00000000" w:rsidP="00000000" w:rsidRDefault="00000000" w:rsidRPr="00000000" w14:paraId="000000CB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 acordo com Bolton (2021), as principais características elétricas são: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Tensão de operação: 3–24 V DC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200" w:before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Corrente de acionamento: 300 mA – 1 A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after="200" w:before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Força de tração: 100 g – 10 kgf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resposta: 50–200 ms</w:t>
      </w:r>
    </w:p>
    <w:p w:rsidR="00000000" w:rsidDel="00000000" w:rsidP="00000000" w:rsidRDefault="00000000" w:rsidRPr="00000000" w14:paraId="000000D0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modelo selecionado possui 3 V DC, 1,3 A, 0,2 N de força, curso de 4 mm e tempo de acionamento inferior a 3 s, garantindo baixo consumo, resposta rápida e durabilidade.</w:t>
      </w:r>
    </w:p>
    <w:p w:rsidR="00000000" w:rsidDel="00000000" w:rsidP="00000000" w:rsidRDefault="00000000" w:rsidRPr="00000000" w14:paraId="000000D1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projeto M.E.D. LOCK, foi adotada uma trava Fail Secure monostável, por oferecer maior segurança física e baixo consumo energético, atendendo aos requisitos de confiabilidade e controle do sistema de travamento.</w:t>
      </w:r>
    </w:p>
    <w:p w:rsidR="00000000" w:rsidDel="00000000" w:rsidP="00000000" w:rsidRDefault="00000000" w:rsidRPr="00000000" w14:paraId="000000D2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spacing w:after="200" w:lineRule="auto"/>
        <w:ind w:left="0" w:firstLine="0"/>
        <w:jc w:val="both"/>
        <w:rPr/>
      </w:pPr>
      <w:bookmarkStart w:colFirst="0" w:colLast="0" w:name="_heading=h.shrrtm66iku0" w:id="8"/>
      <w:bookmarkEnd w:id="8"/>
      <w:r w:rsidDel="00000000" w:rsidR="00000000" w:rsidRPr="00000000">
        <w:rPr>
          <w:rtl w:val="0"/>
        </w:rPr>
        <w:t xml:space="preserve">2.1.4 Sistema de Alimentação e Proteção</w:t>
      </w:r>
    </w:p>
    <w:p w:rsidR="00000000" w:rsidDel="00000000" w:rsidP="00000000" w:rsidRDefault="00000000" w:rsidRPr="00000000" w14:paraId="000000D4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consumo é de 1,3 A por trava, podendo atingir até 3,9 A em acionamentos simultâneos.</w:t>
      </w:r>
    </w:p>
    <w:p w:rsidR="00000000" w:rsidDel="00000000" w:rsidP="00000000" w:rsidRDefault="00000000" w:rsidRPr="00000000" w14:paraId="000000D5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autonomia média estimada é de 2,2 horas de uso contínuo, considerando acionamentos intermitentes de curta duração.</w:t>
      </w:r>
    </w:p>
    <w:p w:rsidR="00000000" w:rsidDel="00000000" w:rsidP="00000000" w:rsidRDefault="00000000" w:rsidRPr="00000000" w14:paraId="000000D6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Proteções implementadas: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Fusível PTC resetável (1–2 A) na saída principal;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spacing w:after="200" w:before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Fusível de 1,6 A individual por solenoide;</w:t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spacing w:after="200" w:before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Diodos Schottky SS34 em paralelo às bobinas (flyback);</w:t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spacing w:after="200" w:before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Capacitores de 470 µF e 100 nF (filtragem e desacoplamento);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Resistores de 100 Ω (gate) e 10 kΩ (pull-down).</w:t>
      </w:r>
    </w:p>
    <w:p w:rsidR="00000000" w:rsidDel="00000000" w:rsidP="00000000" w:rsidRDefault="00000000" w:rsidRPr="00000000" w14:paraId="000000DC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topologia de barramento em estrela minimiza ruídos e interferências, e um LED indicador de status sinaliza o funcionamento do sistema.</w:t>
      </w:r>
    </w:p>
    <w:p w:rsidR="00000000" w:rsidDel="00000000" w:rsidP="00000000" w:rsidRDefault="00000000" w:rsidRPr="00000000" w14:paraId="000000DD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spacing w:after="200" w:lineRule="auto"/>
        <w:ind w:left="0" w:firstLine="0"/>
        <w:jc w:val="both"/>
        <w:rPr/>
      </w:pPr>
      <w:bookmarkStart w:colFirst="0" w:colLast="0" w:name="_heading=h.1xqql1jqgyfk" w:id="9"/>
      <w:bookmarkEnd w:id="9"/>
      <w:r w:rsidDel="00000000" w:rsidR="00000000" w:rsidRPr="00000000">
        <w:rPr>
          <w:rtl w:val="0"/>
        </w:rPr>
        <w:t xml:space="preserve">2.1.5 Estrutura Física e Montagem</w:t>
      </w:r>
    </w:p>
    <w:p w:rsidR="00000000" w:rsidDel="00000000" w:rsidP="00000000" w:rsidRDefault="00000000" w:rsidRPr="00000000" w14:paraId="000000DF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estrutura física da caixa será confeccionada em MDF ou acrílico de 6 mm, cortado a laser e montado por encaixe e parafusos, permitindo fácil desmontagem e manutenção.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Dimensões aproximadas: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after="200" w:before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Comprimento: 200 mm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after="200" w:before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Largura: 200 mm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after="20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Altura: 200 mm</w:t>
      </w:r>
    </w:p>
    <w:p w:rsidR="00000000" w:rsidDel="00000000" w:rsidP="00000000" w:rsidRDefault="00000000" w:rsidRPr="00000000" w14:paraId="000000E4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solenoides estarão fixados na parte externa, alinhados à tampa principal, que possui dobradiças metálicas e sistema de travamento em três pontos.</w:t>
      </w:r>
    </w:p>
    <w:p w:rsidR="00000000" w:rsidDel="00000000" w:rsidP="00000000" w:rsidRDefault="00000000" w:rsidRPr="00000000" w14:paraId="000000E5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Internamente, haverá compartimentos isolados para o circuito e a bateria.</w:t>
      </w:r>
    </w:p>
    <w:p w:rsidR="00000000" w:rsidDel="00000000" w:rsidP="00000000" w:rsidRDefault="00000000" w:rsidRPr="00000000" w14:paraId="000000E6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design incluirá indicadores luminosos coloridos e sons que mostram o progresso de desbloqueio, além de um display que exibe o tempo de execução.</w:t>
      </w:r>
    </w:p>
    <w:p w:rsidR="00000000" w:rsidDel="00000000" w:rsidP="00000000" w:rsidRDefault="00000000" w:rsidRPr="00000000" w14:paraId="000000E7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acabamento prioriza segurança, robustez e estética, evitando partes cortantes e contato direto com componentes energizados.</w:t>
      </w:r>
    </w:p>
    <w:p w:rsidR="00000000" w:rsidDel="00000000" w:rsidP="00000000" w:rsidRDefault="00000000" w:rsidRPr="00000000" w14:paraId="000000E8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circuito da fechadura de três travas é mostrado na Figura 1, e o diagrama elétrico completo pode ser consultado no Apêndice A.3, A.4 e A.5.</w:t>
      </w:r>
    </w:p>
    <w:p w:rsidR="00000000" w:rsidDel="00000000" w:rsidP="00000000" w:rsidRDefault="00000000" w:rsidRPr="00000000" w14:paraId="000000E9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43521" cy="3559642"/>
            <wp:effectExtent b="0" l="0" r="0" t="0"/>
            <wp:docPr id="213973936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521" cy="3559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jc w:val="left"/>
        <w:rPr>
          <w:b w:val="0"/>
        </w:rPr>
      </w:pPr>
      <w:bookmarkStart w:colFirst="0" w:colLast="0" w:name="_heading=h.efl1sye6ia5" w:id="10"/>
      <w:bookmarkEnd w:id="10"/>
      <w:r w:rsidDel="00000000" w:rsidR="00000000" w:rsidRPr="00000000">
        <w:rPr>
          <w:b w:val="0"/>
          <w:rtl w:val="0"/>
        </w:rPr>
        <w:t xml:space="preserve">Figura 1 - Diagrama da Fechadura de 3 Travas</w:t>
      </w:r>
    </w:p>
    <w:p w:rsidR="00000000" w:rsidDel="00000000" w:rsidP="00000000" w:rsidRDefault="00000000" w:rsidRPr="00000000" w14:paraId="000000EC">
      <w:pPr>
        <w:spacing w:after="200" w:line="2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autoria própria (04/10/2025)</w:t>
      </w:r>
    </w:p>
    <w:p w:rsidR="00000000" w:rsidDel="00000000" w:rsidP="00000000" w:rsidRDefault="00000000" w:rsidRPr="00000000" w14:paraId="000000ED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Figura 2 apresenta o croqui inicial da caixa e do sistema de travas.</w:t>
      </w:r>
    </w:p>
    <w:p w:rsidR="00000000" w:rsidDel="00000000" w:rsidP="00000000" w:rsidRDefault="00000000" w:rsidRPr="00000000" w14:paraId="000000EF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906800" cy="3140002"/>
            <wp:effectExtent b="0" l="0" r="0" t="0"/>
            <wp:docPr id="21397393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3140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jc w:val="left"/>
        <w:rPr>
          <w:b w:val="0"/>
        </w:rPr>
      </w:pPr>
      <w:bookmarkStart w:colFirst="0" w:colLast="0" w:name="_heading=h.teqfskr52j8c" w:id="11"/>
      <w:bookmarkEnd w:id="11"/>
      <w:r w:rsidDel="00000000" w:rsidR="00000000" w:rsidRPr="00000000">
        <w:rPr>
          <w:b w:val="0"/>
          <w:rtl w:val="0"/>
        </w:rPr>
        <w:t xml:space="preserve">Figura 2 -  Croqui inicial da Caixa e Travas</w:t>
      </w:r>
    </w:p>
    <w:p w:rsidR="00000000" w:rsidDel="00000000" w:rsidP="00000000" w:rsidRDefault="00000000" w:rsidRPr="00000000" w14:paraId="000000F2">
      <w:pPr>
        <w:spacing w:after="20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autoria própria (24/09/2025)</w:t>
      </w:r>
    </w:p>
    <w:p w:rsidR="00000000" w:rsidDel="00000000" w:rsidP="00000000" w:rsidRDefault="00000000" w:rsidRPr="00000000" w14:paraId="000000F3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0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Figura 3 mostra o croqui com LED indicador de aberto/fechado.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00"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4706775" cy="2080598"/>
            <wp:effectExtent b="0" l="0" r="0" t="0"/>
            <wp:docPr id="213973937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775" cy="208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jc w:val="left"/>
        <w:rPr>
          <w:b w:val="0"/>
        </w:rPr>
      </w:pPr>
      <w:bookmarkStart w:colFirst="0" w:colLast="0" w:name="_heading=h.xaihdawmxzcr" w:id="12"/>
      <w:bookmarkEnd w:id="12"/>
      <w:r w:rsidDel="00000000" w:rsidR="00000000" w:rsidRPr="00000000">
        <w:rPr>
          <w:b w:val="0"/>
          <w:rtl w:val="0"/>
        </w:rPr>
        <w:t xml:space="preserve">Figura 3 - Croqui Caixa e Sistema de Travas com Led</w:t>
      </w:r>
    </w:p>
    <w:p w:rsidR="00000000" w:rsidDel="00000000" w:rsidP="00000000" w:rsidRDefault="00000000" w:rsidRPr="00000000" w14:paraId="000000F8">
      <w:pPr>
        <w:spacing w:after="200" w:lin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autoria própria (24/09/2025)</w:t>
      </w:r>
    </w:p>
    <w:p w:rsidR="00000000" w:rsidDel="00000000" w:rsidP="00000000" w:rsidRDefault="00000000" w:rsidRPr="00000000" w14:paraId="000000F9">
      <w:pPr>
        <w:pStyle w:val="Heading2"/>
        <w:spacing w:after="200" w:lineRule="auto"/>
        <w:ind w:left="0" w:firstLine="0"/>
        <w:jc w:val="both"/>
        <w:rPr/>
      </w:pPr>
      <w:bookmarkStart w:colFirst="0" w:colLast="0" w:name="_heading=h.dmkkuqf33hzw" w:id="13"/>
      <w:bookmarkEnd w:id="13"/>
      <w:r w:rsidDel="00000000" w:rsidR="00000000" w:rsidRPr="00000000">
        <w:rPr>
          <w:rtl w:val="0"/>
        </w:rPr>
        <w:t xml:space="preserve">2.1.6 Plano de Testes e Validação</w:t>
      </w:r>
    </w:p>
    <w:p w:rsidR="00000000" w:rsidDel="00000000" w:rsidP="00000000" w:rsidRDefault="00000000" w:rsidRPr="00000000" w14:paraId="000000FA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testes de validação têm como objetivo comprovar o correto funcionamento elétrico, mecânico e lógico do sistema de travamento, garantindo confiabilidade e segurança.</w:t>
      </w:r>
    </w:p>
    <w:p w:rsidR="00000000" w:rsidDel="00000000" w:rsidP="00000000" w:rsidRDefault="00000000" w:rsidRPr="00000000" w14:paraId="000000FB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Tabela 4 apresenta o plano de testes e validação. A versão completa pode ser consultada no Apêndice A.6 .</w:t>
      </w:r>
    </w:p>
    <w:p w:rsidR="00000000" w:rsidDel="00000000" w:rsidP="00000000" w:rsidRDefault="00000000" w:rsidRPr="00000000" w14:paraId="000000FC">
      <w:pPr>
        <w:spacing w:after="200" w:line="24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spacing w:after="200" w:lineRule="auto"/>
        <w:jc w:val="left"/>
        <w:rPr>
          <w:b w:val="0"/>
        </w:rPr>
      </w:pPr>
      <w:bookmarkStart w:colFirst="0" w:colLast="0" w:name="_heading=h.how39ijv3lkx" w:id="14"/>
      <w:bookmarkEnd w:id="14"/>
      <w:r w:rsidDel="00000000" w:rsidR="00000000" w:rsidRPr="00000000">
        <w:rPr>
          <w:b w:val="0"/>
          <w:rtl w:val="0"/>
        </w:rPr>
        <w:t xml:space="preserve">Tabela 4 – Plano de Teste e Validação</w:t>
      </w:r>
    </w:p>
    <w:p w:rsidR="00000000" w:rsidDel="00000000" w:rsidP="00000000" w:rsidRDefault="00000000" w:rsidRPr="00000000" w14:paraId="000000FE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451100"/>
            <wp:effectExtent b="0" l="0" r="0" t="0"/>
            <wp:docPr id="21397393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0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(06/10/2025)</w:t>
      </w:r>
    </w:p>
    <w:p w:rsidR="00000000" w:rsidDel="00000000" w:rsidP="00000000" w:rsidRDefault="00000000" w:rsidRPr="00000000" w14:paraId="00000100">
      <w:pPr>
        <w:spacing w:after="20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0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Tabela 5 apresenta o cronograma do projeto da Caixa e Travas. A versão completa pode ser consultada no Apêndice A.7 .</w:t>
      </w:r>
    </w:p>
    <w:p w:rsidR="00000000" w:rsidDel="00000000" w:rsidP="00000000" w:rsidRDefault="00000000" w:rsidRPr="00000000" w14:paraId="00000102">
      <w:pPr>
        <w:spacing w:after="20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spacing w:after="200" w:lineRule="auto"/>
        <w:jc w:val="left"/>
        <w:rPr>
          <w:b w:val="0"/>
        </w:rPr>
      </w:pPr>
      <w:bookmarkStart w:colFirst="0" w:colLast="0" w:name="_heading=h.dapgfpz99s8x" w:id="15"/>
      <w:bookmarkEnd w:id="15"/>
      <w:r w:rsidDel="00000000" w:rsidR="00000000" w:rsidRPr="00000000">
        <w:rPr>
          <w:b w:val="0"/>
          <w:rtl w:val="0"/>
        </w:rPr>
        <w:t xml:space="preserve">Tabela 5 - Cronograma Caixa e Trava</w:t>
      </w:r>
      <w:r w:rsidDel="00000000" w:rsidR="00000000" w:rsidRPr="00000000">
        <w:rPr>
          <w:b w:val="0"/>
        </w:rPr>
        <w:drawing>
          <wp:inline distB="0" distT="0" distL="0" distR="0">
            <wp:extent cx="5798004" cy="8130929"/>
            <wp:effectExtent b="0" l="0" r="0" t="0"/>
            <wp:docPr id="213973938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8004" cy="813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1446" cy="7011375"/>
            <wp:effectExtent b="0" l="0" r="0" t="0"/>
            <wp:docPr id="213973938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446" cy="701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(30/09/2025)</w:t>
      </w:r>
    </w:p>
    <w:p w:rsidR="00000000" w:rsidDel="00000000" w:rsidP="00000000" w:rsidRDefault="00000000" w:rsidRPr="00000000" w14:paraId="00000106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spacing w:after="200" w:lineRule="auto"/>
        <w:ind w:left="0" w:firstLine="0"/>
        <w:rPr>
          <w:vertAlign w:val="baseline"/>
        </w:rPr>
      </w:pPr>
      <w:bookmarkStart w:colFirst="0" w:colLast="0" w:name="_heading=h.2rf5bomylvyg" w:id="16"/>
      <w:bookmarkEnd w:id="16"/>
      <w:r w:rsidDel="00000000" w:rsidR="00000000" w:rsidRPr="00000000">
        <w:rPr>
          <w:rtl w:val="0"/>
        </w:rPr>
        <w:t xml:space="preserve">2.2 </w:t>
      </w:r>
      <w:r w:rsidDel="00000000" w:rsidR="00000000" w:rsidRPr="00000000">
        <w:rPr>
          <w:vertAlign w:val="baseline"/>
          <w:rtl w:val="0"/>
        </w:rPr>
        <w:t xml:space="preserve">Jogo 1 – Eletrônico</w:t>
      </w:r>
    </w:p>
    <w:p w:rsidR="00000000" w:rsidDel="00000000" w:rsidP="00000000" w:rsidRDefault="00000000" w:rsidRPr="00000000" w14:paraId="0000010A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Jogo 1, Eletrônico Genius consiste de botões para selecionar a cor correta de acordo com o led que estiver aceso, e na sequência correta, porém para que todo o circuito funcione será necessário um microcontrolador para processamento dos comandos, bem como armazenar o código do programa para o funcionamento do jogo, o mesmo acontece para o restante dos componentes para manter o circuito funcionando adequadamente, conforme lista de componentes e custos total de R$292,45, descrito na Tabela 02, que pode ser consultada na íntegra através do Apêndice B.1.</w:t>
      </w:r>
    </w:p>
    <w:p w:rsidR="00000000" w:rsidDel="00000000" w:rsidP="00000000" w:rsidRDefault="00000000" w:rsidRPr="00000000" w14:paraId="0000010B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spacing w:after="200" w:lineRule="auto"/>
        <w:jc w:val="left"/>
        <w:rPr>
          <w:b w:val="0"/>
        </w:rPr>
      </w:pPr>
      <w:bookmarkStart w:colFirst="0" w:colLast="0" w:name="_heading=h.wchjskubjsxe" w:id="17"/>
      <w:bookmarkEnd w:id="17"/>
      <w:r w:rsidDel="00000000" w:rsidR="00000000" w:rsidRPr="00000000">
        <w:rPr>
          <w:b w:val="0"/>
          <w:rtl w:val="0"/>
        </w:rPr>
        <w:t xml:space="preserve">Tabela 6 – Lista de Componentes do Jogo 1</w:t>
      </w:r>
    </w:p>
    <w:p w:rsidR="00000000" w:rsidDel="00000000" w:rsidP="00000000" w:rsidRDefault="00000000" w:rsidRPr="00000000" w14:paraId="0000010D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39946" cy="2190602"/>
            <wp:effectExtent b="0" l="0" r="0" t="0"/>
            <wp:docPr id="213973939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685" l="0" r="0" t="685"/>
                    <a:stretch>
                      <a:fillRect/>
                    </a:stretch>
                  </pic:blipFill>
                  <pic:spPr>
                    <a:xfrm>
                      <a:off x="0" y="0"/>
                      <a:ext cx="5339946" cy="2190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(02/10/2025)</w:t>
      </w:r>
    </w:p>
    <w:p w:rsidR="00000000" w:rsidDel="00000000" w:rsidP="00000000" w:rsidRDefault="00000000" w:rsidRPr="00000000" w14:paraId="0000010F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Segue o diagrama abaixo referente ao Jogo 1 com as ligações do circuito conforme necessárias para o funcionamento do jogo. Este diagrama poderá ser consultado através do Apêndice B.2.</w:t>
      </w:r>
    </w:p>
    <w:p w:rsidR="00000000" w:rsidDel="00000000" w:rsidP="00000000" w:rsidRDefault="00000000" w:rsidRPr="00000000" w14:paraId="00000110">
      <w:pPr>
        <w:spacing w:after="20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0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400675" cy="4192270"/>
            <wp:effectExtent b="0" l="0" r="0" t="0"/>
            <wp:docPr id="213973938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9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jc w:val="left"/>
        <w:rPr>
          <w:b w:val="0"/>
        </w:rPr>
      </w:pPr>
      <w:bookmarkStart w:colFirst="0" w:colLast="0" w:name="_heading=h.4dcn52yhamki" w:id="18"/>
      <w:bookmarkEnd w:id="18"/>
      <w:r w:rsidDel="00000000" w:rsidR="00000000" w:rsidRPr="00000000">
        <w:rPr>
          <w:b w:val="0"/>
          <w:rtl w:val="0"/>
        </w:rPr>
        <w:t xml:space="preserve">Figura 4 - Diagrama do Jogo 1 – Genius</w:t>
      </w:r>
    </w:p>
    <w:p w:rsidR="00000000" w:rsidDel="00000000" w:rsidP="00000000" w:rsidRDefault="00000000" w:rsidRPr="00000000" w14:paraId="00000114">
      <w:pPr>
        <w:spacing w:after="200" w:line="2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autoria própria (01/10/2025)</w:t>
      </w:r>
    </w:p>
    <w:p w:rsidR="00000000" w:rsidDel="00000000" w:rsidP="00000000" w:rsidRDefault="00000000" w:rsidRPr="00000000" w14:paraId="00000115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Abaixo temos o croqui do invólucro que condicionará o circuito do jogo 1 Genius. Este croqui poderá ser consultado através do Apêndice B.3.</w:t>
      </w:r>
    </w:p>
    <w:p w:rsidR="00000000" w:rsidDel="00000000" w:rsidP="00000000" w:rsidRDefault="00000000" w:rsidRPr="00000000" w14:paraId="00000117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400675" cy="3697605"/>
            <wp:effectExtent b="0" l="0" r="0" t="0"/>
            <wp:docPr descr="Diagrama&#10;&#10;O conteúdo gerado por IA pode estar incorreto." id="2139739392" name="image5.png"/>
            <a:graphic>
              <a:graphicData uri="http://schemas.openxmlformats.org/drawingml/2006/picture">
                <pic:pic>
                  <pic:nvPicPr>
                    <pic:cNvPr descr="Diagrama&#10;&#10;O conteúdo gerado por IA pode estar incorreto."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97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00" w:befor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Figura 5 - Croqui Jogo 1 - Genius</w:t>
      </w:r>
    </w:p>
    <w:p w:rsidR="00000000" w:rsidDel="00000000" w:rsidP="00000000" w:rsidRDefault="00000000" w:rsidRPr="00000000" w14:paraId="0000011A">
      <w:pPr>
        <w:spacing w:after="200" w:lin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autoria própria (02/10/2025)</w:t>
      </w:r>
    </w:p>
    <w:p w:rsidR="00000000" w:rsidDel="00000000" w:rsidP="00000000" w:rsidRDefault="00000000" w:rsidRPr="00000000" w14:paraId="0000011B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Segue logo abaixo, o planejamento das atividades correlacionadas a fabricação do jogo 1. O cronograma pode ser acessado no Apêndice B.4.</w:t>
      </w:r>
    </w:p>
    <w:p w:rsidR="00000000" w:rsidDel="00000000" w:rsidP="00000000" w:rsidRDefault="00000000" w:rsidRPr="00000000" w14:paraId="0000011D">
      <w:pPr>
        <w:pStyle w:val="Heading3"/>
        <w:spacing w:after="200" w:before="240" w:lineRule="auto"/>
        <w:jc w:val="left"/>
        <w:rPr>
          <w:b w:val="0"/>
        </w:rPr>
      </w:pPr>
      <w:bookmarkStart w:colFirst="0" w:colLast="0" w:name="_heading=h.1py2p8emftb1" w:id="19"/>
      <w:bookmarkEnd w:id="19"/>
      <w:r w:rsidDel="00000000" w:rsidR="00000000" w:rsidRPr="00000000">
        <w:rPr>
          <w:b w:val="0"/>
          <w:rtl w:val="0"/>
        </w:rPr>
        <w:t xml:space="preserve">Tabela 7 - Cronograma Jogo 1 – Genius</w:t>
      </w:r>
    </w:p>
    <w:p w:rsidR="00000000" w:rsidDel="00000000" w:rsidP="00000000" w:rsidRDefault="00000000" w:rsidRPr="00000000" w14:paraId="0000011E">
      <w:pPr>
        <w:spacing w:after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904199" cy="7394656"/>
            <wp:effectExtent b="0" l="0" r="0" t="0"/>
            <wp:docPr id="213973939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199" cy="7394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(01/10/2025)</w:t>
      </w:r>
    </w:p>
    <w:p w:rsidR="00000000" w:rsidDel="00000000" w:rsidP="00000000" w:rsidRDefault="00000000" w:rsidRPr="00000000" w14:paraId="00000120">
      <w:pPr>
        <w:pStyle w:val="Heading2"/>
        <w:spacing w:after="200" w:lineRule="auto"/>
        <w:ind w:left="0" w:firstLine="0"/>
        <w:rPr>
          <w:vertAlign w:val="baseline"/>
        </w:rPr>
      </w:pPr>
      <w:bookmarkStart w:colFirst="0" w:colLast="0" w:name="_heading=h.gublg0oeasuq" w:id="20"/>
      <w:bookmarkEnd w:id="20"/>
      <w:r w:rsidDel="00000000" w:rsidR="00000000" w:rsidRPr="00000000">
        <w:rPr>
          <w:rtl w:val="0"/>
        </w:rPr>
        <w:t xml:space="preserve">2.3 </w:t>
      </w:r>
      <w:r w:rsidDel="00000000" w:rsidR="00000000" w:rsidRPr="00000000">
        <w:rPr>
          <w:vertAlign w:val="baseline"/>
          <w:rtl w:val="0"/>
        </w:rPr>
        <w:t xml:space="preserve">Jogo 2 - Digital</w:t>
      </w:r>
    </w:p>
    <w:p w:rsidR="00000000" w:rsidDel="00000000" w:rsidP="00000000" w:rsidRDefault="00000000" w:rsidRPr="00000000" w14:paraId="00000121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Jogo 2, será digital fazendo-se necessário o uso de um celular, podendo o jogador instalá-lo no próprio celular, através de acesso ao qr-code que estará disponível no dia do evento. </w:t>
      </w:r>
    </w:p>
    <w:p w:rsidR="00000000" w:rsidDel="00000000" w:rsidP="00000000" w:rsidRDefault="00000000" w:rsidRPr="00000000" w14:paraId="00000122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plataforma inicial de desenvolvimento será o “Scratch”. Pode ser consultada através do link disponível em referências Scratch.</w:t>
      </w:r>
    </w:p>
    <w:sdt>
      <w:sdtPr>
        <w:id w:val="-1575758983"/>
        <w:tag w:val="goog_rdk_2"/>
      </w:sdtPr>
      <w:sdtContent>
        <w:p w:rsidR="00000000" w:rsidDel="00000000" w:rsidP="00000000" w:rsidRDefault="00000000" w:rsidRPr="00000000" w14:paraId="00000123">
          <w:pPr>
            <w:spacing w:after="200" w:line="240" w:lineRule="auto"/>
            <w:jc w:val="both"/>
            <w:rPr>
              <w:ins w:author="Elisangela Campos" w:id="0" w:date="2025-10-08T17:11:27Z"/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O fluxograma funcional abaixo demonstra o funcionamento da aplicação a ser desenvolvida. Ao atingir a pontuação adequada será liberada uma das travas da caixa. Este fluxograma pode ser consultado através do Apêndice C.1.</w:t>
          </w:r>
          <w:sdt>
            <w:sdtPr>
              <w:id w:val="-1928178168"/>
              <w:tag w:val="goog_rdk_1"/>
            </w:sdtPr>
            <w:sdtContent>
              <w:ins w:author="Elisangela Campos" w:id="0" w:date="2025-10-08T17:11:27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124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24879" cy="2789335"/>
            <wp:effectExtent b="0" l="0" r="0" t="0"/>
            <wp:docPr id="213973939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879" cy="2789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jc w:val="left"/>
        <w:rPr>
          <w:b w:val="0"/>
        </w:rPr>
      </w:pPr>
      <w:bookmarkStart w:colFirst="0" w:colLast="0" w:name="_heading=h.tjrhfmgjfa6" w:id="21"/>
      <w:bookmarkEnd w:id="21"/>
      <w:r w:rsidDel="00000000" w:rsidR="00000000" w:rsidRPr="00000000">
        <w:rPr>
          <w:b w:val="0"/>
          <w:rtl w:val="0"/>
        </w:rPr>
        <w:t xml:space="preserve">Figura 6 - Fluxograma funcional – Jogo 2 - Digital</w:t>
      </w:r>
    </w:p>
    <w:p w:rsidR="00000000" w:rsidDel="00000000" w:rsidP="00000000" w:rsidRDefault="00000000" w:rsidRPr="00000000" w14:paraId="00000128">
      <w:pPr>
        <w:spacing w:after="200" w:line="2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autoria própria (01/10/2025)</w:t>
      </w:r>
    </w:p>
    <w:p w:rsidR="00000000" w:rsidDel="00000000" w:rsidP="00000000" w:rsidRDefault="00000000" w:rsidRPr="00000000" w14:paraId="00000129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planejamento para o desenvolvimento da aplicação referente ao Jogo 2, está logo abaixo, poderá ser acessado na íntegra através do apêndice C.2.</w:t>
      </w:r>
    </w:p>
    <w:p w:rsidR="00000000" w:rsidDel="00000000" w:rsidP="00000000" w:rsidRDefault="00000000" w:rsidRPr="00000000" w14:paraId="0000012B">
      <w:pPr>
        <w:pStyle w:val="Heading3"/>
        <w:spacing w:after="200" w:before="240" w:lineRule="auto"/>
        <w:jc w:val="left"/>
        <w:rPr/>
      </w:pPr>
      <w:bookmarkStart w:colFirst="0" w:colLast="0" w:name="_heading=h.3v3sovo11w9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spacing w:after="200" w:before="240" w:lineRule="auto"/>
        <w:jc w:val="left"/>
        <w:rPr>
          <w:b w:val="0"/>
        </w:rPr>
      </w:pPr>
      <w:bookmarkStart w:colFirst="0" w:colLast="0" w:name="_heading=h.72k3ojcyebw8" w:id="23"/>
      <w:bookmarkEnd w:id="23"/>
      <w:r w:rsidDel="00000000" w:rsidR="00000000" w:rsidRPr="00000000">
        <w:rPr>
          <w:b w:val="0"/>
          <w:rtl w:val="0"/>
        </w:rPr>
        <w:t xml:space="preserve">Tabela 8 - Cronograma Jogo 2 – Digital</w:t>
      </w:r>
    </w:p>
    <w:p w:rsidR="00000000" w:rsidDel="00000000" w:rsidP="00000000" w:rsidRDefault="00000000" w:rsidRPr="00000000" w14:paraId="0000012D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400675" cy="3422695"/>
            <wp:effectExtent b="0" l="0" r="0" t="0"/>
            <wp:docPr id="213973939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4328" l="0" r="0" t="759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(01/10/2025)</w:t>
      </w:r>
    </w:p>
    <w:p w:rsidR="00000000" w:rsidDel="00000000" w:rsidP="00000000" w:rsidRDefault="00000000" w:rsidRPr="00000000" w14:paraId="0000012F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spacing w:after="200" w:lineRule="auto"/>
        <w:ind w:left="0" w:firstLine="0"/>
        <w:jc w:val="both"/>
        <w:rPr>
          <w:vertAlign w:val="baseline"/>
        </w:rPr>
      </w:pPr>
      <w:bookmarkStart w:colFirst="0" w:colLast="0" w:name="_heading=h.8343w0cegsb7" w:id="24"/>
      <w:bookmarkEnd w:id="24"/>
      <w:r w:rsidDel="00000000" w:rsidR="00000000" w:rsidRPr="00000000">
        <w:rPr>
          <w:rtl w:val="0"/>
        </w:rPr>
        <w:t xml:space="preserve">2.4 </w:t>
      </w:r>
      <w:r w:rsidDel="00000000" w:rsidR="00000000" w:rsidRPr="00000000">
        <w:rPr>
          <w:vertAlign w:val="baseline"/>
          <w:rtl w:val="0"/>
        </w:rPr>
        <w:t xml:space="preserve">Jogo 3 – Labirinto.</w:t>
      </w:r>
    </w:p>
    <w:p w:rsidR="00000000" w:rsidDel="00000000" w:rsidP="00000000" w:rsidRDefault="00000000" w:rsidRPr="00000000" w14:paraId="00000136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é um jogo mecânico que contém um sensor, do qual enviará um sinal para a Caixa/Cofre, a caixa recebe o sinal e irá destravar uma das trancas. Para isto, faz-se necessário a seguinte lista de componentes:</w:t>
      </w:r>
    </w:p>
    <w:p w:rsidR="00000000" w:rsidDel="00000000" w:rsidP="00000000" w:rsidRDefault="00000000" w:rsidRPr="00000000" w14:paraId="00000137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spacing w:after="200" w:lineRule="auto"/>
        <w:jc w:val="left"/>
        <w:rPr>
          <w:b w:val="0"/>
        </w:rPr>
      </w:pPr>
      <w:bookmarkStart w:colFirst="0" w:colLast="0" w:name="_heading=h.was3cnmw6d0h" w:id="25"/>
      <w:bookmarkEnd w:id="25"/>
      <w:r w:rsidDel="00000000" w:rsidR="00000000" w:rsidRPr="00000000">
        <w:rPr>
          <w:b w:val="0"/>
          <w:rtl w:val="0"/>
        </w:rPr>
        <w:t xml:space="preserve">Tabela 9 – Lista de Componentes Jogo 3</w:t>
      </w:r>
      <w:r w:rsidDel="00000000" w:rsidR="00000000" w:rsidRPr="00000000">
        <w:rPr>
          <w:b w:val="0"/>
        </w:rPr>
        <w:drawing>
          <wp:inline distB="0" distT="0" distL="0" distR="0">
            <wp:extent cx="5057775" cy="2306866"/>
            <wp:effectExtent b="0" l="0" r="0" t="0"/>
            <wp:docPr id="213973939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826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06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3A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componente acima da Tabela 01, tem sua função específica, cito aqui os que são de maior importância: Arduíno uno R3 sistema embarcado que fará o controle do jogo; sensor IR – TCRT5000, para detectar se a bolinha caiu no local certo, a saída do labirinto; Módulo Bluetooth – HC-05, para a comunicação via bluetooth com a caixa; Bateria de 9V – Li-íon, para manter o circuito funcionando durante todo o jogo, demais itens para o funcionamento básico do circuito. Estimando assim um gasto de cerca de R$53,90 para este jogo. A Tabela 03, conforme citada, pode ser visualizada no Apêndice D.1.</w:t>
      </w:r>
    </w:p>
    <w:p w:rsidR="00000000" w:rsidDel="00000000" w:rsidP="00000000" w:rsidRDefault="00000000" w:rsidRPr="00000000" w14:paraId="0000013C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componentes mencionados, foram selecionados de acordo com o diagrama a seguir:</w:t>
      </w:r>
    </w:p>
    <w:p w:rsidR="00000000" w:rsidDel="00000000" w:rsidP="00000000" w:rsidRDefault="00000000" w:rsidRPr="00000000" w14:paraId="0000013D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584412" cy="2673955"/>
            <wp:effectExtent b="0" l="0" r="0" t="0"/>
            <wp:docPr descr="Interface gráfica do usuário&#10;&#10;O conteúdo gerado por IA pode estar incorreto." id="2139739396" name="image22.png"/>
            <a:graphic>
              <a:graphicData uri="http://schemas.openxmlformats.org/drawingml/2006/picture">
                <pic:pic>
                  <pic:nvPicPr>
                    <pic:cNvPr descr="Interface gráfica do usuário&#10;&#10;O conteúdo gerado por IA pode estar incorreto."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412" cy="267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jc w:val="left"/>
        <w:rPr>
          <w:b w:val="0"/>
        </w:rPr>
      </w:pPr>
      <w:bookmarkStart w:colFirst="0" w:colLast="0" w:name="_heading=h.xprcf4nqjvac" w:id="26"/>
      <w:bookmarkEnd w:id="26"/>
      <w:r w:rsidDel="00000000" w:rsidR="00000000" w:rsidRPr="00000000">
        <w:rPr>
          <w:b w:val="0"/>
          <w:rtl w:val="0"/>
        </w:rPr>
        <w:t xml:space="preserve">Figura  7 - Diagrama do Jogo 3 – Labirinto</w:t>
      </w:r>
    </w:p>
    <w:p w:rsidR="00000000" w:rsidDel="00000000" w:rsidP="00000000" w:rsidRDefault="00000000" w:rsidRPr="00000000" w14:paraId="00000140">
      <w:pPr>
        <w:spacing w:after="200"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41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citado poderá ser consultado na íntegra em apêndice D.2.</w:t>
      </w:r>
    </w:p>
    <w:p w:rsidR="00000000" w:rsidDel="00000000" w:rsidP="00000000" w:rsidRDefault="00000000" w:rsidRPr="00000000" w14:paraId="00000143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Segue o primeiro croqui do invólucro para o Jogo 3. Consulte o Croqui em apêndice D.3. </w:t>
      </w:r>
    </w:p>
    <w:p w:rsidR="00000000" w:rsidDel="00000000" w:rsidP="00000000" w:rsidRDefault="00000000" w:rsidRPr="00000000" w14:paraId="00000144">
      <w:pPr>
        <w:pStyle w:val="Heading3"/>
        <w:spacing w:after="200" w:lineRule="auto"/>
        <w:jc w:val="center"/>
        <w:rPr/>
      </w:pPr>
      <w:bookmarkStart w:colFirst="0" w:colLast="0" w:name="_heading=h.3i1jdeo1awa4" w:id="27"/>
      <w:bookmarkEnd w:id="27"/>
      <w:r w:rsidDel="00000000" w:rsidR="00000000" w:rsidRPr="00000000">
        <w:rPr/>
        <w:drawing>
          <wp:inline distB="0" distT="0" distL="0" distR="0">
            <wp:extent cx="4240050" cy="2986470"/>
            <wp:effectExtent b="0" l="0" r="0" t="0"/>
            <wp:docPr descr="Diagrama, Desenho técnico, Esquemático&#10;&#10;O conteúdo gerado por IA pode estar incorreto." id="2139739397" name="image24.png"/>
            <a:graphic>
              <a:graphicData uri="http://schemas.openxmlformats.org/drawingml/2006/picture">
                <pic:pic>
                  <pic:nvPicPr>
                    <pic:cNvPr descr="Diagrama, Desenho técnico, Esquemático&#10;&#10;O conteúdo gerado por IA pode estar incorreto."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050" cy="298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jc w:val="left"/>
        <w:rPr>
          <w:b w:val="0"/>
        </w:rPr>
      </w:pPr>
      <w:bookmarkStart w:colFirst="0" w:colLast="0" w:name="_heading=h.pde8f77j8f8i" w:id="28"/>
      <w:bookmarkEnd w:id="28"/>
      <w:r w:rsidDel="00000000" w:rsidR="00000000" w:rsidRPr="00000000">
        <w:rPr>
          <w:b w:val="0"/>
          <w:rtl w:val="0"/>
        </w:rPr>
        <w:t xml:space="preserve">Figura 8 - Croqui – Jogo 3 - Labirinto </w:t>
      </w:r>
    </w:p>
    <w:p w:rsidR="00000000" w:rsidDel="00000000" w:rsidP="00000000" w:rsidRDefault="00000000" w:rsidRPr="00000000" w14:paraId="00000146">
      <w:pPr>
        <w:spacing w:after="200" w:line="2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47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planejamento para a fabricação do Jogo 3 está no cronograma detalhado abaixo:</w:t>
      </w:r>
    </w:p>
    <w:p w:rsidR="00000000" w:rsidDel="00000000" w:rsidP="00000000" w:rsidRDefault="00000000" w:rsidRPr="00000000" w14:paraId="00000148">
      <w:pPr>
        <w:spacing w:after="200"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spacing w:after="200" w:lineRule="auto"/>
        <w:jc w:val="left"/>
        <w:rPr>
          <w:b w:val="0"/>
        </w:rPr>
      </w:pPr>
      <w:bookmarkStart w:colFirst="0" w:colLast="0" w:name="_heading=h.cro1abfj8aby" w:id="29"/>
      <w:bookmarkEnd w:id="29"/>
      <w:r w:rsidDel="00000000" w:rsidR="00000000" w:rsidRPr="00000000">
        <w:rPr>
          <w:b w:val="0"/>
          <w:rtl w:val="0"/>
        </w:rPr>
        <w:t xml:space="preserve">Tabela 10 - Cronograma Jogo 3 - Labirinto</w:t>
      </w:r>
    </w:p>
    <w:p w:rsidR="00000000" w:rsidDel="00000000" w:rsidP="00000000" w:rsidRDefault="00000000" w:rsidRPr="00000000" w14:paraId="0000014A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81625" cy="7440915"/>
            <wp:effectExtent b="0" l="0" r="0" t="0"/>
            <wp:docPr descr="Uma imagem contendo Tabela&#10;&#10;O conteúdo gerado por IA pode estar incorreto." id="2139739398" name="image20.png"/>
            <a:graphic>
              <a:graphicData uri="http://schemas.openxmlformats.org/drawingml/2006/picture">
                <pic:pic>
                  <pic:nvPicPr>
                    <pic:cNvPr descr="Uma imagem contendo Tabela&#10;&#10;O conteúdo gerado por IA pode estar incorreto." id="0" name="image20.png"/>
                    <pic:cNvPicPr preferRelativeResize="0"/>
                  </pic:nvPicPr>
                  <pic:blipFill>
                    <a:blip r:embed="rId30"/>
                    <a:srcRect b="0" l="0" r="0" t="17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440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00" w:line="240" w:lineRule="auto"/>
        <w:ind w:left="14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4C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Cronograma citado poderá ser consultado na íntegra em apêndice D.4.</w:t>
      </w:r>
    </w:p>
    <w:p w:rsidR="00000000" w:rsidDel="00000000" w:rsidP="00000000" w:rsidRDefault="00000000" w:rsidRPr="00000000" w14:paraId="0000014D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spacing w:after="200" w:lineRule="auto"/>
        <w:ind w:left="0" w:firstLine="0"/>
        <w:rPr>
          <w:b w:val="1"/>
        </w:rPr>
      </w:pPr>
      <w:bookmarkStart w:colFirst="0" w:colLast="0" w:name="_heading=h.5ber1cf3i75x" w:id="30"/>
      <w:bookmarkEnd w:id="30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Estrutura analítica do projeto ou Product Backlog</w:t>
      </w:r>
    </w:p>
    <w:p w:rsidR="00000000" w:rsidDel="00000000" w:rsidP="00000000" w:rsidRDefault="00000000" w:rsidRPr="00000000" w14:paraId="0000014F">
      <w:pPr>
        <w:spacing w:after="200" w:line="240" w:lineRule="auto"/>
        <w:jc w:val="both"/>
        <w:rPr>
          <w:rFonts w:ascii="Arial" w:cs="Arial" w:eastAsia="Arial" w:hAnsi="Arial"/>
        </w:rPr>
      </w:pPr>
      <w:bookmarkStart w:colFirst="0" w:colLast="0" w:name="_heading=h.s41xw83q87ov" w:id="31"/>
      <w:bookmarkEnd w:id="31"/>
      <w:r w:rsidDel="00000000" w:rsidR="00000000" w:rsidRPr="00000000">
        <w:rPr>
          <w:rFonts w:ascii="Arial" w:cs="Arial" w:eastAsia="Arial" w:hAnsi="Arial"/>
          <w:rtl w:val="0"/>
        </w:rPr>
        <w:t xml:space="preserve">Reconhecemos que o projeto MED Lock, é um sistema complexo composto por vários subsistemas que estão descritos na estrutura EAP, logo abaixo, que poderá ser acessado em apêndice 5.</w:t>
      </w:r>
    </w:p>
    <w:p w:rsidR="00000000" w:rsidDel="00000000" w:rsidP="00000000" w:rsidRDefault="00000000" w:rsidRPr="00000000" w14:paraId="00000150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já mencionado anteriormente o projeto consiste em um jogo no qual contém uma caixa/cofre que estará trancada, a tranca contém 3 travas independentes que são liberadas através da finalização de cada jogo, são eles: Jogo 1 - Eletrônico, Jogo 2 - Digital, Jogo 3 – Labirinto (mecânico). Casa subsistema ou Jogo será desenvolvido e confeccionado independentemente, porém comunicam-se com a caixa para efetuar a liberação de cada trava, ao final quando o jogador completar todos os jogos, fazendo-se necessária a integração dos sistemas, que exige a participação de todos os colaboradores nesta tarefa.</w:t>
      </w:r>
    </w:p>
    <w:p w:rsidR="00000000" w:rsidDel="00000000" w:rsidP="00000000" w:rsidRDefault="00000000" w:rsidRPr="00000000" w14:paraId="00000151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Jogo, bem como a própria caixa, tem no mínimo 1 responsável, do qual desenvolverá seu subsistema de acordo com os cronogramas supracitados, dos quais podem ser acessados no apêndice 1, 2, 3 e 4. O organograma abaixo pode ser consultado em Apêndice E.1</w:t>
      </w:r>
    </w:p>
    <w:p w:rsidR="00000000" w:rsidDel="00000000" w:rsidP="00000000" w:rsidRDefault="00000000" w:rsidRPr="00000000" w14:paraId="00000152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00" w:line="240" w:lineRule="auto"/>
        <w:jc w:val="both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</w:rPr>
        <mc:AlternateContent>
          <mc:Choice Requires="wpg">
            <w:drawing>
              <wp:inline distB="0" distT="0" distL="0" distR="0">
                <wp:extent cx="5400675" cy="3150394"/>
                <wp:effectExtent b="0" l="0" r="0" t="0"/>
                <wp:docPr id="213973936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150394"/>
                          <a:chOff x="0" y="0"/>
                          <a:chExt cx="5400675" cy="32096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5400675" cy="3150375"/>
                            <a:chOff x="0" y="0"/>
                            <a:chExt cx="5400675" cy="31503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00675" cy="3150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3916478" y="1141534"/>
                              <a:ext cx="141411" cy="43366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2582494" y="472185"/>
                              <a:ext cx="1711081" cy="19797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60000"/>
                                  </a:lnTo>
                                  <a:lnTo>
                                    <a:pt x="120000" y="6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7954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2775757" y="1141534"/>
                              <a:ext cx="141411" cy="177236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2775757" y="1141534"/>
                              <a:ext cx="141411" cy="110301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775757" y="1141534"/>
                              <a:ext cx="141411" cy="43366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2582494" y="472185"/>
                              <a:ext cx="570360" cy="19797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60000"/>
                                  </a:lnTo>
                                  <a:lnTo>
                                    <a:pt x="120000" y="6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7954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1635035" y="1141534"/>
                              <a:ext cx="141411" cy="177236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1635035" y="1141534"/>
                              <a:ext cx="141411" cy="110301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1635035" y="1141534"/>
                              <a:ext cx="141411" cy="43366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2012133" y="472185"/>
                              <a:ext cx="570360" cy="19797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60000"/>
                                  </a:lnTo>
                                  <a:lnTo>
                                    <a:pt x="0" y="6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7954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494314" y="1141534"/>
                              <a:ext cx="141411" cy="177236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494314" y="1141534"/>
                              <a:ext cx="141411" cy="110301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494314" y="1141534"/>
                              <a:ext cx="141411" cy="43366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871412" y="472185"/>
                              <a:ext cx="1711081" cy="19797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60000"/>
                                  </a:lnTo>
                                  <a:lnTo>
                                    <a:pt x="0" y="6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7954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2111122" y="813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C8B2E9"/>
                                </a:gs>
                                <a:gs pos="35000">
                                  <a:srgbClr val="D6CAED"/>
                                </a:gs>
                                <a:gs pos="100000">
                                  <a:srgbClr val="EFE8FA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64" name="Shape 64"/>
                          <wps:spPr>
                            <a:xfrm>
                              <a:off x="2111122" y="813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MED Lock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400040" y="670162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FBD80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66" name="Shape 66"/>
                          <wps:spPr>
                            <a:xfrm>
                              <a:off x="400040" y="670162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Caixa / Cofre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635726" y="1339510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68" name="Shape 68"/>
                          <wps:spPr>
                            <a:xfrm>
                              <a:off x="635726" y="1339510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Mecânica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635726" y="2008859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0" name="Shape 70"/>
                          <wps:spPr>
                            <a:xfrm>
                              <a:off x="635726" y="2008859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Eletrônica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635726" y="2678208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2" name="Shape 72"/>
                          <wps:spPr>
                            <a:xfrm>
                              <a:off x="635726" y="2678208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Programação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1540761" y="670162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FBD80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4" name="Shape 74"/>
                          <wps:spPr>
                            <a:xfrm>
                              <a:off x="1540761" y="670162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Jogo 01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1776447" y="1339510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6" name="Shape 76"/>
                          <wps:spPr>
                            <a:xfrm>
                              <a:off x="1776447" y="1339510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Mecânica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1776447" y="2008859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8" name="Shape 78"/>
                          <wps:spPr>
                            <a:xfrm>
                              <a:off x="1776447" y="2008859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Eletrônica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1776447" y="2678208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80" name="Shape 80"/>
                          <wps:spPr>
                            <a:xfrm>
                              <a:off x="1776447" y="2678208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Programação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2681482" y="670162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FBD80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82" name="Shape 82"/>
                          <wps:spPr>
                            <a:xfrm>
                              <a:off x="2681482" y="670162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Jogo 02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2917168" y="1339510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 cap="flat" cmpd="sng" w="9525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84" name="Shape 84"/>
                          <wps:spPr>
                            <a:xfrm>
                              <a:off x="2917168" y="1339510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Mecânica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2917168" y="2008859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86" name="Shape 86"/>
                          <wps:spPr>
                            <a:xfrm>
                              <a:off x="2917168" y="2008859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Eletrônica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2917168" y="2678208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88" name="Shape 88"/>
                          <wps:spPr>
                            <a:xfrm>
                              <a:off x="2917168" y="2678208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Programação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3822203" y="670162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FBD80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90" name="Shape 90"/>
                          <wps:spPr>
                            <a:xfrm>
                              <a:off x="3822203" y="670162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Jogo 03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4057889" y="1339510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92" name="Shape 92"/>
                          <wps:spPr>
                            <a:xfrm>
                              <a:off x="4057889" y="1339510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Programação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00675" cy="3150394"/>
                <wp:effectExtent b="0" l="0" r="0" t="0"/>
                <wp:docPr id="213973936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31503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jc w:val="left"/>
        <w:rPr>
          <w:b w:val="0"/>
        </w:rPr>
      </w:pPr>
      <w:bookmarkStart w:colFirst="0" w:colLast="0" w:name="_heading=h.b8d253q5u58w" w:id="32"/>
      <w:bookmarkEnd w:id="32"/>
      <w:r w:rsidDel="00000000" w:rsidR="00000000" w:rsidRPr="00000000">
        <w:rPr>
          <w:b w:val="0"/>
          <w:rtl w:val="0"/>
        </w:rPr>
        <w:t xml:space="preserve">Figura 9 - EAP do Projeto</w:t>
      </w:r>
    </w:p>
    <w:p w:rsidR="00000000" w:rsidDel="00000000" w:rsidP="00000000" w:rsidRDefault="00000000" w:rsidRPr="00000000" w14:paraId="00000155">
      <w:pPr>
        <w:spacing w:after="200" w:line="2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56">
      <w:pPr>
        <w:pStyle w:val="Heading1"/>
        <w:tabs>
          <w:tab w:val="left" w:leader="none" w:pos="2625"/>
        </w:tabs>
        <w:spacing w:after="200" w:lineRule="auto"/>
        <w:ind w:left="0" w:firstLine="0"/>
        <w:rPr/>
      </w:pPr>
      <w:bookmarkStart w:colFirst="0" w:colLast="0" w:name="_heading=h.itr1dgmakobq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tabs>
          <w:tab w:val="left" w:leader="none" w:pos="2625"/>
        </w:tabs>
        <w:spacing w:after="200" w:lineRule="auto"/>
        <w:ind w:left="0" w:firstLine="0"/>
        <w:rPr/>
      </w:pPr>
      <w:bookmarkStart w:colFirst="0" w:colLast="0" w:name="_heading=h.7893uz4nqy3j" w:id="34"/>
      <w:bookmarkEnd w:id="34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58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GLOBO 100 | Tecnologia.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Genius, clássico dos anos 1980, é relançado em versão que só funciona com celular 'na gaveta'.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 </w:t>
      </w:r>
      <w:hyperlink r:id="rId32">
        <w:r w:rsidDel="00000000" w:rsidR="00000000" w:rsidRPr="00000000">
          <w:rPr>
            <w:rFonts w:ascii="Arial" w:cs="Arial" w:eastAsia="Arial" w:hAnsi="Arial"/>
            <w:color w:val="000000"/>
            <w:u w:val="none"/>
            <w:rtl w:val="0"/>
          </w:rPr>
          <w:t xml:space="preserve">https://oglobo.globo.com/economia/tecnologia/noticia/2024/12/16/tim-e-estrela-relancam-o-jogo-genius-um-classico-dos-anos-1980.ghtml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Acesso em: 25/09/2025.</w:t>
      </w:r>
    </w:p>
    <w:p w:rsidR="00000000" w:rsidDel="00000000" w:rsidP="00000000" w:rsidRDefault="00000000" w:rsidRPr="00000000" w14:paraId="00000159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VICTOR VISION HIGH QUALITY DIPLAYS.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Placa ESP32: Descubra o que é, para que serve e muito mais!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 https://victorvision.com.br/blog/placa-esp32/#:~:text=A%20ESP32%20%C3%A9%20uma%20placa%20de%20desenvolvimento%20de%20hardware%20aberto,vantagem%20em%20rela%C3%A7%C3%A3o%20ao%20Arduino Acesso em: 25/09/2025.</w:t>
      </w:r>
    </w:p>
    <w:p w:rsidR="00000000" w:rsidDel="00000000" w:rsidP="00000000" w:rsidRDefault="00000000" w:rsidRPr="00000000" w14:paraId="0000015A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THIRD, Damien P. George.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MicroPython: Python for microcontrollers</w:t>
      </w:r>
      <w:r w:rsidDel="00000000" w:rsidR="00000000" w:rsidRPr="00000000">
        <w:rPr>
          <w:rFonts w:ascii="Arial" w:cs="Arial" w:eastAsia="Arial" w:hAnsi="Arial"/>
          <w:rtl w:val="0"/>
        </w:rPr>
        <w:t xml:space="preserve">. Disponível em: https://github.com/micropython/micropython. Acesso em: 23 set. 2025.</w:t>
      </w:r>
    </w:p>
    <w:p w:rsidR="00000000" w:rsidDel="00000000" w:rsidP="00000000" w:rsidRDefault="00000000" w:rsidRPr="00000000" w14:paraId="0000015B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RANDOM NERD TUTORIALS.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MicroPhython Programming Basics with ESP32 and ESP8266.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 https://randomnerdtutorials.com/micropython-programming-basics-esp32-esp8266/#:~:text=%C3%A9%20de%20Portugal.-,M%C3%B3dulos,de%20rede%20e%20muito%20mais.&amp;text=O%20que%20%C3%A9%20isso?,-Denunciar%20an%C3%BAncio Acesso em: 27/09/2010.</w:t>
      </w:r>
    </w:p>
    <w:p w:rsidR="00000000" w:rsidDel="00000000" w:rsidP="00000000" w:rsidRDefault="00000000" w:rsidRPr="00000000" w14:paraId="0000015C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SCRATCH.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Crie estórias, jogos e animações Partilhe com outros em todo o mundo.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 https://scratch.mit.edu/ Acesso em: 25/09/2010.</w:t>
      </w:r>
    </w:p>
    <w:p w:rsidR="00000000" w:rsidDel="00000000" w:rsidP="00000000" w:rsidRDefault="00000000" w:rsidRPr="00000000" w14:paraId="0000015D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Robótica Sustentável.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Como fazer um Labirinto de papelão?!.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 </w:t>
      </w:r>
      <w:hyperlink r:id="rId33">
        <w:r w:rsidDel="00000000" w:rsidR="00000000" w:rsidRPr="00000000">
          <w:rPr>
            <w:rFonts w:ascii="Arial" w:cs="Arial" w:eastAsia="Arial" w:hAnsi="Arial"/>
            <w:rtl w:val="0"/>
          </w:rPr>
          <w:t xml:space="preserve"> </w:t>
        </w:r>
      </w:hyperlink>
      <w:hyperlink r:id="rId34">
        <w:r w:rsidDel="00000000" w:rsidR="00000000" w:rsidRPr="00000000">
          <w:rPr>
            <w:rFonts w:ascii="Arial" w:cs="Arial" w:eastAsia="Arial" w:hAnsi="Arial"/>
            <w:color w:val="000000"/>
            <w:u w:val="none"/>
            <w:rtl w:val="0"/>
          </w:rPr>
          <w:t xml:space="preserve">https://www.youtube.com/watch?v=LtjWHCn_I3gl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Acesso em: 25/09/2025.</w:t>
      </w:r>
    </w:p>
    <w:p w:rsidR="00000000" w:rsidDel="00000000" w:rsidP="00000000" w:rsidRDefault="00000000" w:rsidRPr="00000000" w14:paraId="0000015E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BLOG ELETROGATE.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Dispensador Automático de Álcool Líquido.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 https://blog.eletrogate.com/como-fazer-um-dispensador-automatico-de-alcool-para-lavar-as-maos/?_gl=1*xa7eo3*_gcl_au*MzA5OTU5NDUyLjE3NTkzMjE1OTM. Acesso em: 25/09/2025.</w:t>
      </w:r>
    </w:p>
    <w:p w:rsidR="00000000" w:rsidDel="00000000" w:rsidP="00000000" w:rsidRDefault="00000000" w:rsidRPr="00000000" w14:paraId="0000015F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WIKIPEDIA The Free Encyclopedia.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Solenoid bolt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em: https://en.wikipedia.org/wiki/Solenoid_bolt. Acesso em: 04/10/2025.</w:t>
      </w:r>
    </w:p>
    <w:p w:rsidR="00000000" w:rsidDel="00000000" w:rsidP="00000000" w:rsidRDefault="00000000" w:rsidRPr="00000000" w14:paraId="00000160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YOUTUBE – Future Automation.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Securing Your Home With Solenoid Locks || Arduino Series Part 14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em: https://www.youtube.com/watch?v=DWomBx3CdIM. Acesso em: 4/10/2025.</w:t>
      </w:r>
    </w:p>
    <w:p w:rsidR="00000000" w:rsidDel="00000000" w:rsidP="00000000" w:rsidRDefault="00000000" w:rsidRPr="00000000" w14:paraId="00000161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BOLTON, W. Mechatronics: Electronic Control Systems in Mechanical and Electrical Engineering. 7ª ed. Pearson, 2021.</w:t>
      </w:r>
    </w:p>
    <w:p w:rsidR="00000000" w:rsidDel="00000000" w:rsidP="00000000" w:rsidRDefault="00000000" w:rsidRPr="00000000" w14:paraId="00000162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DR SOLENOID.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Fundamentos dos Solenoides de Travamento Básico: Um Guia Abrangente.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em: https://www.drsolenoid.com/pt/news/the-fundamentals-of-the-basics-latching-solenoids-a-comprehensive-guide. Acesso em: 04/10/2025.</w:t>
      </w:r>
    </w:p>
    <w:p w:rsidR="00000000" w:rsidDel="00000000" w:rsidP="00000000" w:rsidRDefault="00000000" w:rsidRPr="00000000" w14:paraId="00000163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FONTECFTV.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Fechadura Solenoide - TravaBolt Manual do usuário.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em: https://fontecftv.com.br/manuais/Manual%20usu%C3%A1rio%20-%20Fechadura%20Solenoide.pdf. Acesso em: 04/10/2025.</w:t>
      </w:r>
    </w:p>
    <w:p w:rsidR="00000000" w:rsidDel="00000000" w:rsidP="00000000" w:rsidRDefault="00000000" w:rsidRPr="00000000" w14:paraId="00000164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HALLIDAY, D.; RESNICK, R.; WALKER, J. Fundamentos de Física – Volume 2: Eletromagnetismo. 10ª ed. LTC, 2016.</w:t>
      </w:r>
    </w:p>
    <w:p w:rsidR="00000000" w:rsidDel="00000000" w:rsidP="00000000" w:rsidRDefault="00000000" w:rsidRPr="00000000" w14:paraId="00000165">
      <w:pPr>
        <w:spacing w:after="20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BLOG FAZEDORES.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Fechadura eletrônica com Arduino e RFID. 2019.</w:t>
      </w:r>
      <w:r w:rsidDel="00000000" w:rsidR="00000000" w:rsidRPr="00000000">
        <w:rPr>
          <w:rFonts w:ascii="Arial" w:cs="Arial" w:eastAsia="Arial" w:hAnsi="Arial"/>
          <w:rtl w:val="0"/>
        </w:rPr>
        <w:t xml:space="preserve"> Disponível em: https://blog.fazedores.com/fechadura-eletronica-com-arduino-e-rfid. Acesso em: 4/10/2025.</w:t>
      </w:r>
    </w:p>
    <w:p w:rsidR="00000000" w:rsidDel="00000000" w:rsidP="00000000" w:rsidRDefault="00000000" w:rsidRPr="00000000" w14:paraId="00000166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0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0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tabs>
          <w:tab w:val="left" w:leader="none" w:pos="2625"/>
        </w:tabs>
        <w:spacing w:after="200" w:lineRule="auto"/>
        <w:rPr/>
      </w:pPr>
      <w:bookmarkStart w:colFirst="0" w:colLast="0" w:name="_heading=h.mex9swjn04kj" w:id="35"/>
      <w:bookmarkEnd w:id="35"/>
      <w:r w:rsidDel="00000000" w:rsidR="00000000" w:rsidRPr="00000000">
        <w:rPr>
          <w:rtl w:val="0"/>
        </w:rPr>
        <w:t xml:space="preserve">6. Apêndice</w:t>
      </w:r>
    </w:p>
    <w:p w:rsidR="00000000" w:rsidDel="00000000" w:rsidP="00000000" w:rsidRDefault="00000000" w:rsidRPr="00000000" w14:paraId="0000016A">
      <w:pPr>
        <w:pStyle w:val="Heading1"/>
        <w:tabs>
          <w:tab w:val="left" w:leader="none" w:pos="2625"/>
        </w:tabs>
        <w:spacing w:after="200" w:lineRule="auto"/>
        <w:rPr/>
      </w:pPr>
      <w:bookmarkStart w:colFirst="0" w:colLast="0" w:name="_heading=h.pmjfh4y3kse9" w:id="36"/>
      <w:bookmarkEnd w:id="36"/>
      <w:r w:rsidDel="00000000" w:rsidR="00000000" w:rsidRPr="00000000">
        <w:rPr>
          <w:rtl w:val="0"/>
        </w:rPr>
        <w:t xml:space="preserve">APÊNDICE A</w:t>
      </w:r>
    </w:p>
    <w:p w:rsidR="00000000" w:rsidDel="00000000" w:rsidP="00000000" w:rsidRDefault="00000000" w:rsidRPr="00000000" w14:paraId="0000016B">
      <w:pPr>
        <w:pStyle w:val="Heading2"/>
        <w:tabs>
          <w:tab w:val="left" w:leader="none" w:pos="2625"/>
        </w:tabs>
        <w:spacing w:after="200" w:lineRule="auto"/>
        <w:rPr/>
      </w:pPr>
      <w:bookmarkStart w:colFirst="0" w:colLast="0" w:name="_heading=h.yezuem9f9prp" w:id="37"/>
      <w:bookmarkEnd w:id="37"/>
      <w:r w:rsidDel="00000000" w:rsidR="00000000" w:rsidRPr="00000000">
        <w:rPr>
          <w:rtl w:val="0"/>
        </w:rPr>
        <w:t xml:space="preserve">Tabela A.1 – Lista de Componentes da Caixa</w:t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08751" cy="4490115"/>
            <wp:effectExtent b="0" l="0" r="0" t="0"/>
            <wp:docPr id="213973937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751" cy="449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0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(09/10/2025)</w:t>
      </w:r>
    </w:p>
    <w:p w:rsidR="00000000" w:rsidDel="00000000" w:rsidP="00000000" w:rsidRDefault="00000000" w:rsidRPr="00000000" w14:paraId="0000016E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spacing w:line="360" w:lineRule="auto"/>
        <w:rPr/>
      </w:pPr>
      <w:bookmarkStart w:colFirst="0" w:colLast="0" w:name="_heading=h.3oq0kixemjlk" w:id="38"/>
      <w:bookmarkEnd w:id="38"/>
      <w:r w:rsidDel="00000000" w:rsidR="00000000" w:rsidRPr="00000000">
        <w:rPr>
          <w:rtl w:val="0"/>
        </w:rPr>
        <w:t xml:space="preserve">Tabela A.2 – Descrição Técnica e Função dos Componentes da Caixa e Travas.</w:t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87415" cy="4986241"/>
            <wp:effectExtent b="0" l="0" r="0" t="0"/>
            <wp:docPr id="213973936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4986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Arial" w:cs="Arial" w:eastAsia="Arial" w:hAnsi="Arial"/>
        </w:rPr>
        <w:sectPr>
          <w:type w:val="nextPage"/>
          <w:pgSz w:h="16840" w:w="11907" w:orient="portrait"/>
          <w:pgMar w:bottom="1417" w:top="1417" w:left="1701" w:right="1701" w:header="1134" w:footer="1134"/>
          <w:pgNumType w:start="5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(02/10/2025)</w:t>
      </w:r>
    </w:p>
    <w:p w:rsidR="00000000" w:rsidDel="00000000" w:rsidP="00000000" w:rsidRDefault="00000000" w:rsidRPr="00000000" w14:paraId="00000174">
      <w:pPr>
        <w:pStyle w:val="Heading2"/>
        <w:spacing w:after="200" w:lineRule="auto"/>
        <w:rPr/>
      </w:pPr>
      <w:bookmarkStart w:colFirst="0" w:colLast="0" w:name="_heading=h.wiojgktem0xo" w:id="39"/>
      <w:bookmarkEnd w:id="39"/>
      <w:r w:rsidDel="00000000" w:rsidR="00000000" w:rsidRPr="00000000">
        <w:rPr>
          <w:rtl w:val="0"/>
        </w:rPr>
        <w:t xml:space="preserve">Figura A.3 - Diagrama da Fechadura de 3 Travas</w:t>
      </w:r>
    </w:p>
    <w:p w:rsidR="00000000" w:rsidDel="00000000" w:rsidP="00000000" w:rsidRDefault="00000000" w:rsidRPr="00000000" w14:paraId="00000175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99297" cy="4520942"/>
            <wp:effectExtent b="0" l="0" r="0" t="0"/>
            <wp:docPr id="213973938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9297" cy="452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Figura 1 - Diagrama da Fechadura de 3 Travas</w:t>
      </w:r>
    </w:p>
    <w:p w:rsidR="00000000" w:rsidDel="00000000" w:rsidP="00000000" w:rsidRDefault="00000000" w:rsidRPr="00000000" w14:paraId="00000177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(04/10/2025)</w:t>
      </w:r>
    </w:p>
    <w:p w:rsidR="00000000" w:rsidDel="00000000" w:rsidP="00000000" w:rsidRDefault="00000000" w:rsidRPr="00000000" w14:paraId="00000178">
      <w:pPr>
        <w:pStyle w:val="Heading2"/>
        <w:spacing w:after="200" w:lineRule="auto"/>
        <w:rPr/>
      </w:pPr>
      <w:bookmarkStart w:colFirst="0" w:colLast="0" w:name="_heading=h.336wnvgsgdz1" w:id="40"/>
      <w:bookmarkEnd w:id="40"/>
      <w:r w:rsidDel="00000000" w:rsidR="00000000" w:rsidRPr="00000000">
        <w:rPr>
          <w:rtl w:val="0"/>
        </w:rPr>
        <w:t xml:space="preserve">Figura A.4 - Croqui inicial da Caixa e Travas</w:t>
      </w:r>
    </w:p>
    <w:p w:rsidR="00000000" w:rsidDel="00000000" w:rsidP="00000000" w:rsidRDefault="00000000" w:rsidRPr="00000000" w14:paraId="00000179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233350" cy="4631223"/>
            <wp:effectExtent b="0" l="0" r="0" t="0"/>
            <wp:docPr id="213973936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3350" cy="4631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Figura 2-  Croqui inicial da Caixa e Travas</w:t>
      </w:r>
    </w:p>
    <w:p w:rsidR="00000000" w:rsidDel="00000000" w:rsidP="00000000" w:rsidRDefault="00000000" w:rsidRPr="00000000" w14:paraId="0000017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(24/09/2025)</w:t>
      </w:r>
    </w:p>
    <w:p w:rsidR="00000000" w:rsidDel="00000000" w:rsidP="00000000" w:rsidRDefault="00000000" w:rsidRPr="00000000" w14:paraId="0000017C">
      <w:pPr>
        <w:pStyle w:val="Heading2"/>
        <w:spacing w:after="200" w:lineRule="auto"/>
        <w:rPr/>
      </w:pPr>
      <w:bookmarkStart w:colFirst="0" w:colLast="0" w:name="_heading=h.t5y816y3ub5t" w:id="41"/>
      <w:bookmarkEnd w:id="41"/>
      <w:r w:rsidDel="00000000" w:rsidR="00000000" w:rsidRPr="00000000">
        <w:rPr>
          <w:rtl w:val="0"/>
        </w:rPr>
        <w:t xml:space="preserve">Figura A.5 - Croqui Caixa e Sistema de Travas com Led</w:t>
      </w:r>
    </w:p>
    <w:p w:rsidR="00000000" w:rsidDel="00000000" w:rsidP="00000000" w:rsidRDefault="00000000" w:rsidRPr="00000000" w14:paraId="0000017D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9141053" cy="4038342"/>
            <wp:effectExtent b="0" l="0" r="0" t="0"/>
            <wp:docPr id="21397393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1053" cy="4038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09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Figura 3 - Croqui Caixa e Sistema de Travas com Led</w:t>
      </w:r>
    </w:p>
    <w:p w:rsidR="00000000" w:rsidDel="00000000" w:rsidP="00000000" w:rsidRDefault="00000000" w:rsidRPr="00000000" w14:paraId="0000018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(24/09/2025)</w:t>
      </w:r>
    </w:p>
    <w:p w:rsidR="00000000" w:rsidDel="00000000" w:rsidP="00000000" w:rsidRDefault="00000000" w:rsidRPr="00000000" w14:paraId="00000181">
      <w:pPr>
        <w:spacing w:after="200" w:line="240" w:lineRule="auto"/>
        <w:ind w:left="709" w:firstLine="0"/>
        <w:jc w:val="both"/>
        <w:rPr>
          <w:rFonts w:ascii="Arial" w:cs="Arial" w:eastAsia="Arial" w:hAnsi="Arial"/>
        </w:rPr>
        <w:sectPr>
          <w:type w:val="nextPage"/>
          <w:pgSz w:h="11907" w:w="16840" w:orient="landscape"/>
          <w:pgMar w:bottom="1701" w:top="1701" w:left="1417" w:right="1417" w:header="1134" w:footer="1134"/>
          <w:pgNumType w:start="3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spacing w:after="200" w:lineRule="auto"/>
        <w:rPr/>
      </w:pPr>
      <w:bookmarkStart w:colFirst="0" w:colLast="0" w:name="_heading=h.c3vcvqwwo6oc" w:id="42"/>
      <w:bookmarkEnd w:id="42"/>
      <w:r w:rsidDel="00000000" w:rsidR="00000000" w:rsidRPr="00000000">
        <w:rPr>
          <w:rtl w:val="0"/>
        </w:rPr>
        <w:t xml:space="preserve">Tabela A.6 - Cronograma Caixa e Trava</w:t>
      </w:r>
    </w:p>
    <w:p w:rsidR="00000000" w:rsidDel="00000000" w:rsidP="00000000" w:rsidRDefault="00000000" w:rsidRPr="00000000" w14:paraId="00000183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644423" cy="7913082"/>
            <wp:effectExtent b="0" l="0" r="0" t="0"/>
            <wp:docPr id="213973939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423" cy="7913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696903" cy="6975415"/>
            <wp:effectExtent b="0" l="0" r="0" t="0"/>
            <wp:docPr descr="Tabela&#10;&#10;O conteúdo gerado por IA pode estar incorreto." id="2139739400" name="image23.png"/>
            <a:graphic>
              <a:graphicData uri="http://schemas.openxmlformats.org/drawingml/2006/picture">
                <pic:pic>
                  <pic:nvPicPr>
                    <pic:cNvPr descr="Tabela&#10;&#10;O conteúdo gerado por IA pode estar incorreto."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03" cy="6975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(30/09/2025)</w:t>
      </w:r>
    </w:p>
    <w:p w:rsidR="00000000" w:rsidDel="00000000" w:rsidP="00000000" w:rsidRDefault="00000000" w:rsidRPr="00000000" w14:paraId="00000186">
      <w:pPr>
        <w:spacing w:after="200" w:line="240" w:lineRule="auto"/>
        <w:rPr>
          <w:rFonts w:ascii="Arial" w:cs="Arial" w:eastAsia="Arial" w:hAnsi="Arial"/>
        </w:rPr>
        <w:sectPr>
          <w:type w:val="nextPage"/>
          <w:pgSz w:h="16840" w:w="11907" w:orient="portrait"/>
          <w:pgMar w:bottom="1417" w:top="1417" w:left="1701" w:right="1701" w:header="1134" w:footer="1134"/>
          <w:pgNumType w:start="34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spacing w:after="200" w:lineRule="auto"/>
        <w:rPr/>
      </w:pPr>
      <w:bookmarkStart w:colFirst="0" w:colLast="0" w:name="_heading=h.nao79mad5k51" w:id="43"/>
      <w:bookmarkEnd w:id="43"/>
      <w:r w:rsidDel="00000000" w:rsidR="00000000" w:rsidRPr="00000000">
        <w:rPr>
          <w:rtl w:val="0"/>
        </w:rPr>
        <w:t xml:space="preserve">APÊNDICE B</w:t>
      </w:r>
    </w:p>
    <w:p w:rsidR="00000000" w:rsidDel="00000000" w:rsidP="00000000" w:rsidRDefault="00000000" w:rsidRPr="00000000" w14:paraId="00000188">
      <w:pPr>
        <w:pStyle w:val="Heading2"/>
        <w:spacing w:after="200" w:lineRule="auto"/>
        <w:rPr/>
      </w:pPr>
      <w:bookmarkStart w:colFirst="0" w:colLast="0" w:name="_heading=h.9gea4wc1b4al" w:id="44"/>
      <w:bookmarkEnd w:id="44"/>
      <w:r w:rsidDel="00000000" w:rsidR="00000000" w:rsidRPr="00000000">
        <w:rPr>
          <w:rtl w:val="0"/>
        </w:rPr>
        <w:t xml:space="preserve">Tabela B.1– Lista de Componentes do Jogo 1</w:t>
      </w:r>
    </w:p>
    <w:p w:rsidR="00000000" w:rsidDel="00000000" w:rsidP="00000000" w:rsidRDefault="00000000" w:rsidRPr="00000000" w14:paraId="00000189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9603430" cy="3939608"/>
            <wp:effectExtent b="0" l="0" r="0" t="0"/>
            <wp:docPr id="213973937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685" l="0" r="0" t="685"/>
                    <a:stretch>
                      <a:fillRect/>
                    </a:stretch>
                  </pic:blipFill>
                  <pic:spPr>
                    <a:xfrm>
                      <a:off x="0" y="0"/>
                      <a:ext cx="9603430" cy="3939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00" w:line="240" w:lineRule="auto"/>
        <w:ind w:left="14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(02/10/2025)</w:t>
      </w:r>
    </w:p>
    <w:p w:rsidR="00000000" w:rsidDel="00000000" w:rsidP="00000000" w:rsidRDefault="00000000" w:rsidRPr="00000000" w14:paraId="0000018B">
      <w:pPr>
        <w:spacing w:after="200" w:line="240" w:lineRule="auto"/>
        <w:rPr>
          <w:rFonts w:ascii="Arial" w:cs="Arial" w:eastAsia="Arial" w:hAnsi="Arial"/>
        </w:rPr>
        <w:sectPr>
          <w:type w:val="nextPage"/>
          <w:pgSz w:h="11907" w:w="16840" w:orient="landscape"/>
          <w:pgMar w:bottom="1701" w:top="1701" w:left="1417" w:right="1417" w:header="1134" w:footer="1134"/>
          <w:pgNumType w:start="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spacing w:after="200" w:lineRule="auto"/>
        <w:ind w:left="360" w:firstLine="0"/>
        <w:rPr/>
      </w:pPr>
      <w:bookmarkStart w:colFirst="0" w:colLast="0" w:name="_heading=h.j0raoyovjich" w:id="45"/>
      <w:bookmarkEnd w:id="45"/>
      <w:r w:rsidDel="00000000" w:rsidR="00000000" w:rsidRPr="00000000">
        <w:rPr>
          <w:rtl w:val="0"/>
        </w:rPr>
        <w:t xml:space="preserve">Figura B.2 - Diagrama do Jogo 1 – Genius</w:t>
      </w:r>
    </w:p>
    <w:p w:rsidR="00000000" w:rsidDel="00000000" w:rsidP="00000000" w:rsidRDefault="00000000" w:rsidRPr="00000000" w14:paraId="0000018D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890998" cy="4581887"/>
            <wp:effectExtent b="0" l="0" r="0" t="0"/>
            <wp:docPr descr="Diagrama&#10;&#10;O conteúdo gerado por IA pode estar incorreto." id="2139739376" name="image9.png"/>
            <a:graphic>
              <a:graphicData uri="http://schemas.openxmlformats.org/drawingml/2006/picture">
                <pic:pic>
                  <pic:nvPicPr>
                    <pic:cNvPr descr="Diagrama&#10;&#10;O conteúdo gerado por IA pode estar incorreto."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0998" cy="458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  <w:sectPr>
          <w:type w:val="nextPage"/>
          <w:pgSz w:h="11907" w:w="16840" w:orient="landscape"/>
          <w:pgMar w:bottom="1701" w:top="1701" w:left="1417" w:right="1417" w:header="1134" w:footer="1134"/>
          <w:pgNumType w:start="37"/>
          <w:sectPrChange w:author="Elisangela Campos" w:id="1" w:date="2025-10-08T17:25:29Z">
            <w:sectPr w:rsidR="000000" w:rsidDel="000000" w:rsidRPr="000000" w:rsidSect="000000">
              <w:pgMar w:bottom="1701" w:top="1701" w:left="1417" w:right="1417" w:header="1134" w:footer="1134"/>
              <w:pgNumType w:start="2"/>
              <w:pgSz w:h="11907" w:w="16840" w:orient="landscape"/>
              <w:type w:val="nextPage"/>
            </w:sectPr>
          </w:sectPrChange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(01/10/2025)</w:t>
      </w:r>
    </w:p>
    <w:p w:rsidR="00000000" w:rsidDel="00000000" w:rsidP="00000000" w:rsidRDefault="00000000" w:rsidRPr="00000000" w14:paraId="0000018F">
      <w:pPr>
        <w:pStyle w:val="Heading2"/>
        <w:spacing w:after="200" w:lineRule="auto"/>
        <w:ind w:left="357" w:firstLine="0"/>
        <w:rPr/>
      </w:pPr>
      <w:bookmarkStart w:colFirst="0" w:colLast="0" w:name="_heading=h.xlngm9i3uf1n" w:id="46"/>
      <w:bookmarkEnd w:id="46"/>
      <w:r w:rsidDel="00000000" w:rsidR="00000000" w:rsidRPr="00000000">
        <w:rPr>
          <w:rtl w:val="0"/>
        </w:rPr>
        <w:t xml:space="preserve">Figura B.3  - Croqui – Jogo 1 - Genius </w:t>
      </w:r>
    </w:p>
    <w:p w:rsidR="00000000" w:rsidDel="00000000" w:rsidP="00000000" w:rsidRDefault="00000000" w:rsidRPr="00000000" w14:paraId="00000190">
      <w:pPr>
        <w:spacing w:after="200" w:line="240" w:lineRule="auto"/>
        <w:ind w:left="709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713440" cy="4596396"/>
            <wp:effectExtent b="0" l="0" r="0" t="0"/>
            <wp:docPr descr="Diagrama&#10;&#10;O conteúdo gerado por IA pode estar incorreto." id="2139739378" name="image5.png"/>
            <a:graphic>
              <a:graphicData uri="http://schemas.openxmlformats.org/drawingml/2006/picture">
                <pic:pic>
                  <pic:nvPicPr>
                    <pic:cNvPr descr="Diagrama&#10;&#10;O conteúdo gerado por IA pode estar incorreto."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3440" cy="459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  <w:sectPr>
          <w:type w:val="nextPage"/>
          <w:pgSz w:h="11907" w:w="16840" w:orient="landscape"/>
          <w:pgMar w:bottom="1701" w:top="1701" w:left="1417" w:right="1417" w:header="1134" w:footer="1134"/>
          <w:pgNumType w:start="38"/>
          <w:sectPrChange w:author="Elisangela Campos" w:id="2" w:date="2025-10-08T17:25:43Z">
            <w:sectPr w:rsidR="000000" w:rsidDel="000000" w:rsidRPr="000000" w:rsidSect="000000">
              <w:pgMar w:bottom="1701" w:top="1701" w:left="1417" w:right="1417" w:header="1134" w:footer="1134"/>
              <w:pgNumType w:start="2"/>
              <w:pgSz w:h="11907" w:w="16840" w:orient="landscape"/>
              <w:type w:val="nextPage"/>
            </w:sectPr>
          </w:sectPrChange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(02/10/2025)</w:t>
      </w:r>
    </w:p>
    <w:p w:rsidR="00000000" w:rsidDel="00000000" w:rsidP="00000000" w:rsidRDefault="00000000" w:rsidRPr="00000000" w14:paraId="00000192">
      <w:pPr>
        <w:pStyle w:val="Heading2"/>
        <w:spacing w:after="200" w:lineRule="auto"/>
        <w:rPr/>
      </w:pPr>
      <w:bookmarkStart w:colFirst="0" w:colLast="0" w:name="_heading=h.wta17ognf9vx" w:id="47"/>
      <w:bookmarkEnd w:id="47"/>
      <w:r w:rsidDel="00000000" w:rsidR="00000000" w:rsidRPr="00000000">
        <w:rPr>
          <w:rtl w:val="0"/>
        </w:rPr>
        <w:t xml:space="preserve">Tabela B.4  - Cronograma Jogo 1 – Genius</w:t>
      </w:r>
    </w:p>
    <w:p w:rsidR="00000000" w:rsidDel="00000000" w:rsidP="00000000" w:rsidRDefault="00000000" w:rsidRPr="00000000" w14:paraId="00000193">
      <w:pPr>
        <w:spacing w:after="20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4008975" cy="7601312"/>
            <wp:effectExtent b="0" l="0" r="0" t="0"/>
            <wp:docPr descr="Tabela&#10;&#10;O conteúdo gerado por IA pode estar incorreto." id="2139739379" name="image10.png"/>
            <a:graphic>
              <a:graphicData uri="http://schemas.openxmlformats.org/drawingml/2006/picture">
                <pic:pic>
                  <pic:nvPicPr>
                    <pic:cNvPr descr="Tabela&#10;&#10;O conteúdo gerado por IA pode estar incorreto."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975" cy="7601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00" w:line="240" w:lineRule="auto"/>
        <w:ind w:left="0" w:firstLine="0"/>
        <w:jc w:val="both"/>
        <w:rPr>
          <w:rFonts w:ascii="Arial" w:cs="Arial" w:eastAsia="Arial" w:hAnsi="Arial"/>
        </w:rPr>
        <w:sectPr>
          <w:type w:val="nextPage"/>
          <w:pgSz w:h="16840" w:w="11907" w:orient="portrait"/>
          <w:pgMar w:bottom="1417" w:top="1417" w:left="1701" w:right="1701" w:header="1134" w:footer="1134"/>
          <w:pgNumType w:start="39"/>
          <w:sectPrChange w:author="Elisangela Campos" w:id="3" w:date="2025-10-08T17:25:52Z">
            <w:sectPr w:rsidR="000000" w:rsidDel="000000" w:rsidRPr="000000" w:rsidSect="000000">
              <w:pgMar w:bottom="1417" w:top="1417" w:left="1701" w:right="1701" w:header="1134" w:footer="1134"/>
              <w:pgNumType w:start="2"/>
              <w:pgSz w:h="16840" w:w="11907" w:orient="portrait"/>
              <w:type w:val="nextPage"/>
            </w:sectPr>
          </w:sectPrChange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(01/10/2025)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1"/>
        <w:spacing w:after="200" w:lineRule="auto"/>
        <w:rPr/>
      </w:pPr>
      <w:bookmarkStart w:colFirst="0" w:colLast="0" w:name="_heading=h.jgk6ar8cvta7" w:id="48"/>
      <w:bookmarkEnd w:id="48"/>
      <w:r w:rsidDel="00000000" w:rsidR="00000000" w:rsidRPr="00000000">
        <w:rPr>
          <w:rtl w:val="0"/>
        </w:rPr>
        <w:t xml:space="preserve">APÊNDICE C</w:t>
      </w:r>
    </w:p>
    <w:p w:rsidR="00000000" w:rsidDel="00000000" w:rsidP="00000000" w:rsidRDefault="00000000" w:rsidRPr="00000000" w14:paraId="00000196">
      <w:pPr>
        <w:pStyle w:val="Heading2"/>
        <w:spacing w:after="200" w:lineRule="auto"/>
        <w:rPr/>
      </w:pPr>
      <w:bookmarkStart w:colFirst="0" w:colLast="0" w:name="_heading=h.efg3xgrniuxd" w:id="49"/>
      <w:bookmarkEnd w:id="49"/>
      <w:r w:rsidDel="00000000" w:rsidR="00000000" w:rsidRPr="00000000">
        <w:rPr>
          <w:rtl w:val="0"/>
        </w:rPr>
        <w:t xml:space="preserve">Figura C.1  - Fluxograma Jogo 2 - Digital </w:t>
      </w:r>
    </w:p>
    <w:p w:rsidR="00000000" w:rsidDel="00000000" w:rsidP="00000000" w:rsidRDefault="00000000" w:rsidRPr="00000000" w14:paraId="00000197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8893810" cy="4186555"/>
            <wp:effectExtent b="0" l="0" r="0" t="0"/>
            <wp:docPr descr="Diagrama&#10;&#10;O conteúdo gerado por IA pode estar incorreto." id="2139739380" name="image16.png"/>
            <a:graphic>
              <a:graphicData uri="http://schemas.openxmlformats.org/drawingml/2006/picture">
                <pic:pic>
                  <pic:nvPicPr>
                    <pic:cNvPr descr="Diagrama&#10;&#10;O conteúdo gerado por IA pode estar incorreto."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186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00" w:line="240" w:lineRule="auto"/>
        <w:ind w:left="142" w:firstLine="0"/>
        <w:jc w:val="both"/>
        <w:rPr>
          <w:rFonts w:ascii="Arial" w:cs="Arial" w:eastAsia="Arial" w:hAnsi="Arial"/>
        </w:rPr>
        <w:sectPr>
          <w:type w:val="nextPage"/>
          <w:pgSz w:h="11907" w:w="16840" w:orient="landscape"/>
          <w:pgMar w:bottom="1701" w:top="1701" w:left="1417" w:right="1417" w:header="1134" w:footer="1134"/>
          <w:pgNumType w:start="40"/>
          <w:sectPrChange w:author="Elisangela Campos" w:id="4" w:date="2025-10-08T17:26:05Z">
            <w:sectPr w:rsidR="000000" w:rsidDel="000000" w:rsidRPr="000000" w:rsidSect="000000">
              <w:pgMar w:bottom="1701" w:top="1701" w:left="1417" w:right="1417" w:header="1134" w:footer="1134"/>
              <w:pgNumType w:start="2"/>
              <w:pgSz w:h="11907" w:w="16840" w:orient="landscape"/>
              <w:type w:val="nextPage"/>
            </w:sectPr>
          </w:sectPrChange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(01/10/2025)</w:t>
      </w:r>
    </w:p>
    <w:p w:rsidR="00000000" w:rsidDel="00000000" w:rsidP="00000000" w:rsidRDefault="00000000" w:rsidRPr="00000000" w14:paraId="00000199">
      <w:pPr>
        <w:pStyle w:val="Heading2"/>
        <w:spacing w:after="200" w:lineRule="auto"/>
        <w:rPr/>
      </w:pPr>
      <w:bookmarkStart w:colFirst="0" w:colLast="0" w:name="_heading=h.9cj9zlwucrc2" w:id="50"/>
      <w:bookmarkEnd w:id="50"/>
      <w:r w:rsidDel="00000000" w:rsidR="00000000" w:rsidRPr="00000000">
        <w:rPr>
          <w:rtl w:val="0"/>
        </w:rPr>
        <w:t xml:space="preserve">Tabela C.2 - Cronograma Jogo 2 – Digital</w:t>
      </w:r>
    </w:p>
    <w:p w:rsidR="00000000" w:rsidDel="00000000" w:rsidP="00000000" w:rsidRDefault="00000000" w:rsidRPr="00000000" w14:paraId="0000019A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373540" cy="4591497"/>
            <wp:effectExtent b="0" l="0" r="0" t="0"/>
            <wp:docPr descr="Tabela&#10;&#10;O conteúdo gerado por IA pode estar incorreto." id="2139739381" name="image14.png"/>
            <a:graphic>
              <a:graphicData uri="http://schemas.openxmlformats.org/drawingml/2006/picture">
                <pic:pic>
                  <pic:nvPicPr>
                    <pic:cNvPr descr="Tabela&#10;&#10;O conteúdo gerado por IA pode estar incorreto."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3540" cy="4591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(01/10/2025)</w:t>
      </w:r>
    </w:p>
    <w:p w:rsidR="00000000" w:rsidDel="00000000" w:rsidP="00000000" w:rsidRDefault="00000000" w:rsidRPr="00000000" w14:paraId="0000019C">
      <w:pPr>
        <w:pStyle w:val="Heading1"/>
        <w:spacing w:after="200" w:lineRule="auto"/>
        <w:rPr/>
      </w:pPr>
      <w:bookmarkStart w:colFirst="0" w:colLast="0" w:name="_heading=h.51s8u2rb11nu" w:id="51"/>
      <w:bookmarkEnd w:id="51"/>
      <w:r w:rsidDel="00000000" w:rsidR="00000000" w:rsidRPr="00000000">
        <w:rPr>
          <w:rtl w:val="0"/>
        </w:rPr>
        <w:t xml:space="preserve">APÊNDICE D</w:t>
      </w:r>
    </w:p>
    <w:p w:rsidR="00000000" w:rsidDel="00000000" w:rsidP="00000000" w:rsidRDefault="00000000" w:rsidRPr="00000000" w14:paraId="0000019D">
      <w:pPr>
        <w:pStyle w:val="Heading2"/>
        <w:spacing w:after="200" w:lineRule="auto"/>
        <w:rPr/>
      </w:pPr>
      <w:bookmarkStart w:colFirst="0" w:colLast="0" w:name="_heading=h.ychqr1lemsmy" w:id="52"/>
      <w:bookmarkEnd w:id="52"/>
      <w:r w:rsidDel="00000000" w:rsidR="00000000" w:rsidRPr="00000000">
        <w:rPr>
          <w:rtl w:val="0"/>
        </w:rPr>
        <w:t xml:space="preserve">Tabela D.1 – Lista de Componentes Jogo 3</w:t>
      </w:r>
    </w:p>
    <w:p w:rsidR="00000000" w:rsidDel="00000000" w:rsidP="00000000" w:rsidRDefault="00000000" w:rsidRPr="00000000" w14:paraId="0000019E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0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038850" cy="2754570"/>
            <wp:effectExtent b="0" l="0" r="0" t="0"/>
            <wp:docPr descr="Tabela&#10;&#10;O conteúdo gerado por IA pode estar incorreto." id="2139739382" name="image17.png"/>
            <a:graphic>
              <a:graphicData uri="http://schemas.openxmlformats.org/drawingml/2006/picture">
                <pic:pic>
                  <pic:nvPicPr>
                    <pic:cNvPr descr="Tabela&#10;&#10;O conteúdo gerado por IA pode estar incorreto." id="0" name="image17.png"/>
                    <pic:cNvPicPr preferRelativeResize="0"/>
                  </pic:nvPicPr>
                  <pic:blipFill>
                    <a:blip r:embed="rId27"/>
                    <a:srcRect b="0" l="0" r="0" t="848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5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00" w:line="240" w:lineRule="auto"/>
        <w:ind w:left="142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A1">
      <w:pPr>
        <w:spacing w:after="200" w:line="240" w:lineRule="auto"/>
        <w:rPr>
          <w:rFonts w:ascii="Arial" w:cs="Arial" w:eastAsia="Arial" w:hAnsi="Arial"/>
        </w:rPr>
        <w:sectPr>
          <w:type w:val="nextPage"/>
          <w:pgSz w:h="11907" w:w="16840" w:orient="landscape"/>
          <w:pgMar w:bottom="1701" w:top="1701" w:left="1417" w:right="1417" w:header="1134" w:footer="1134"/>
          <w:pgNumType w:start="41"/>
          <w:sectPrChange w:author="Elisangela Campos" w:id="5" w:date="2025-10-08T17:26:13Z">
            <w:sectPr w:rsidR="000000" w:rsidDel="000000" w:rsidRPr="000000" w:rsidSect="000000">
              <w:pgMar w:bottom="1701" w:top="1701" w:left="1417" w:right="1417" w:header="1134" w:footer="1134"/>
              <w:pgNumType w:start="2"/>
              <w:pgSz w:h="11907" w:w="16840" w:orient="landscape"/>
              <w:type w:val="nextPage"/>
            </w:sectPr>
          </w:sectPrChange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spacing w:after="200" w:lineRule="auto"/>
        <w:rPr/>
      </w:pPr>
      <w:bookmarkStart w:colFirst="0" w:colLast="0" w:name="_heading=h.owbsjce4ruko" w:id="53"/>
      <w:bookmarkEnd w:id="53"/>
      <w:r w:rsidDel="00000000" w:rsidR="00000000" w:rsidRPr="00000000">
        <w:rPr>
          <w:rtl w:val="0"/>
        </w:rPr>
        <w:t xml:space="preserve">Figura D.2  - Diagrama do Jogo 3 – Labirinto</w:t>
      </w:r>
    </w:p>
    <w:p w:rsidR="00000000" w:rsidDel="00000000" w:rsidP="00000000" w:rsidRDefault="00000000" w:rsidRPr="00000000" w14:paraId="000001A3">
      <w:pPr>
        <w:spacing w:after="20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78649" cy="4619987"/>
            <wp:effectExtent b="0" l="0" r="0" t="0"/>
            <wp:docPr descr="Interface gráfica do usuário&#10;&#10;O conteúdo gerado por IA pode estar incorreto." id="2139739383" name="image21.png"/>
            <a:graphic>
              <a:graphicData uri="http://schemas.openxmlformats.org/drawingml/2006/picture">
                <pic:pic>
                  <pic:nvPicPr>
                    <pic:cNvPr descr="Interface gráfica do usuário&#10;&#10;O conteúdo gerado por IA pode estar incorreto."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649" cy="4619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00" w:line="240" w:lineRule="auto"/>
        <w:ind w:left="142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A5">
      <w:pPr>
        <w:pStyle w:val="Heading2"/>
        <w:spacing w:after="200" w:lineRule="auto"/>
        <w:ind w:left="142" w:firstLine="0"/>
        <w:rPr/>
      </w:pPr>
      <w:bookmarkStart w:colFirst="0" w:colLast="0" w:name="_heading=h.vlev9ay6al9x" w:id="54"/>
      <w:bookmarkEnd w:id="54"/>
      <w:r w:rsidDel="00000000" w:rsidR="00000000" w:rsidRPr="00000000">
        <w:rPr>
          <w:rtl w:val="0"/>
        </w:rPr>
        <w:t xml:space="preserve">Figura D.3 - Croqui Jogo 3 – Labirinto</w:t>
      </w:r>
    </w:p>
    <w:p w:rsidR="00000000" w:rsidDel="00000000" w:rsidP="00000000" w:rsidRDefault="00000000" w:rsidRPr="00000000" w14:paraId="000001A6">
      <w:pPr>
        <w:spacing w:after="200" w:line="240" w:lineRule="auto"/>
        <w:ind w:left="142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408916" cy="4534262"/>
            <wp:effectExtent b="0" l="0" r="0" t="0"/>
            <wp:docPr descr="Diagrama, Desenho técnico, Esquemático&#10;&#10;O conteúdo gerado por IA pode estar incorreto." id="2139739384" name="image15.png"/>
            <a:graphic>
              <a:graphicData uri="http://schemas.openxmlformats.org/drawingml/2006/picture">
                <pic:pic>
                  <pic:nvPicPr>
                    <pic:cNvPr descr="Diagrama, Desenho técnico, Esquemático&#10;&#10;O conteúdo gerado por IA pode estar incorreto."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916" cy="4534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A7">
      <w:pPr>
        <w:spacing w:after="200" w:line="240" w:lineRule="auto"/>
        <w:ind w:left="142" w:firstLine="0"/>
        <w:rPr>
          <w:rFonts w:ascii="Arial" w:cs="Arial" w:eastAsia="Arial" w:hAnsi="Arial"/>
        </w:rPr>
        <w:sectPr>
          <w:type w:val="nextPage"/>
          <w:pgSz w:h="11907" w:w="16840" w:orient="landscape"/>
          <w:pgMar w:bottom="1701" w:top="1701" w:left="1417" w:right="1417" w:header="1134" w:footer="1134"/>
          <w:pgNumType w:start="43"/>
          <w:sectPrChange w:author="Elisangela Campos" w:id="6" w:date="2025-10-08T17:26:25Z">
            <w:sectPr w:rsidR="000000" w:rsidDel="000000" w:rsidRPr="000000" w:rsidSect="000000">
              <w:pgMar w:bottom="1701" w:top="1701" w:left="1417" w:right="1417" w:header="1134" w:footer="1134"/>
              <w:pgNumType w:start="2"/>
              <w:pgSz w:h="11907" w:w="16840" w:orient="landscape"/>
              <w:type w:val="nextPage"/>
            </w:sectPr>
          </w:sectPrChange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A8">
      <w:pPr>
        <w:pStyle w:val="Heading2"/>
        <w:spacing w:after="200" w:lineRule="auto"/>
        <w:rPr/>
      </w:pPr>
      <w:bookmarkStart w:colFirst="0" w:colLast="0" w:name="_heading=h.2qj4sz2ed7nm" w:id="55"/>
      <w:bookmarkEnd w:id="55"/>
      <w:r w:rsidDel="00000000" w:rsidR="00000000" w:rsidRPr="00000000">
        <w:rPr>
          <w:rtl w:val="0"/>
        </w:rPr>
        <w:t xml:space="preserve">Tabela D.4  - Cronograma Jogo 3 - Labirinto</w:t>
      </w:r>
      <w:r w:rsidDel="00000000" w:rsidR="00000000" w:rsidRPr="00000000">
        <w:rPr/>
        <w:drawing>
          <wp:inline distB="0" distT="0" distL="0" distR="0">
            <wp:extent cx="5541015" cy="7794987"/>
            <wp:effectExtent b="0" l="0" r="0" t="0"/>
            <wp:docPr descr="Uma imagem contendo Tabela&#10;&#10;O conteúdo gerado por IA pode estar incorreto." id="2139739385" name="image20.png"/>
            <a:graphic>
              <a:graphicData uri="http://schemas.openxmlformats.org/drawingml/2006/picture">
                <pic:pic>
                  <pic:nvPicPr>
                    <pic:cNvPr descr="Uma imagem contendo Tabela&#10;&#10;O conteúdo gerado por IA pode estar incorreto."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5" cy="779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00" w:line="240" w:lineRule="auto"/>
        <w:ind w:left="142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AA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spacing w:after="200" w:lineRule="auto"/>
        <w:rPr/>
      </w:pPr>
      <w:bookmarkStart w:colFirst="0" w:colLast="0" w:name="_heading=h.ga8t698fg69p" w:id="56"/>
      <w:bookmarkEnd w:id="56"/>
      <w:r w:rsidDel="00000000" w:rsidR="00000000" w:rsidRPr="00000000">
        <w:rPr>
          <w:rtl w:val="0"/>
        </w:rPr>
        <w:t xml:space="preserve">APÊNDICE E</w:t>
      </w:r>
    </w:p>
    <w:p w:rsidR="00000000" w:rsidDel="00000000" w:rsidP="00000000" w:rsidRDefault="00000000" w:rsidRPr="00000000" w14:paraId="000001AC">
      <w:pPr>
        <w:pStyle w:val="Heading2"/>
        <w:spacing w:after="200" w:lineRule="auto"/>
        <w:rPr/>
      </w:pPr>
      <w:bookmarkStart w:colFirst="0" w:colLast="0" w:name="_heading=h.obcro6dmsghg" w:id="57"/>
      <w:bookmarkEnd w:id="57"/>
      <w:r w:rsidDel="00000000" w:rsidR="00000000" w:rsidRPr="00000000">
        <w:rPr>
          <w:rtl w:val="0"/>
        </w:rPr>
        <w:t xml:space="preserve">Figura E.1 - Organograma EAP do Projeto</w:t>
      </w:r>
    </w:p>
    <w:p w:rsidR="00000000" w:rsidDel="00000000" w:rsidP="00000000" w:rsidRDefault="00000000" w:rsidRPr="00000000" w14:paraId="000001AD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mc:AlternateContent>
          <mc:Choice Requires="wpg">
            <w:drawing>
              <wp:inline distB="0" distT="0" distL="0" distR="0">
                <wp:extent cx="5400675" cy="3150235"/>
                <wp:effectExtent b="0" l="0" r="0" t="0"/>
                <wp:docPr id="213973936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150235"/>
                          <a:chOff x="0" y="0"/>
                          <a:chExt cx="5400675" cy="32095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5400675" cy="3150225"/>
                            <a:chOff x="0" y="0"/>
                            <a:chExt cx="5400675" cy="31502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00675" cy="3150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3916478" y="1141454"/>
                              <a:ext cx="141411" cy="43366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582494" y="472106"/>
                              <a:ext cx="1711081" cy="19797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60000"/>
                                  </a:lnTo>
                                  <a:lnTo>
                                    <a:pt x="120000" y="6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7954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775757" y="1141454"/>
                              <a:ext cx="141411" cy="177236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775757" y="1141454"/>
                              <a:ext cx="141411" cy="110301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775757" y="1141454"/>
                              <a:ext cx="141411" cy="43366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2582494" y="472106"/>
                              <a:ext cx="570360" cy="19797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60000"/>
                                  </a:lnTo>
                                  <a:lnTo>
                                    <a:pt x="120000" y="6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7954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635035" y="1141454"/>
                              <a:ext cx="141411" cy="177236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1635035" y="1141454"/>
                              <a:ext cx="141411" cy="110301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635035" y="1141454"/>
                              <a:ext cx="141411" cy="43366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012133" y="472106"/>
                              <a:ext cx="570360" cy="19797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60000"/>
                                  </a:lnTo>
                                  <a:lnTo>
                                    <a:pt x="0" y="6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7954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494314" y="1141454"/>
                              <a:ext cx="141411" cy="177236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494314" y="1141454"/>
                              <a:ext cx="141411" cy="110301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494314" y="1141454"/>
                              <a:ext cx="141411" cy="43366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871412" y="472106"/>
                              <a:ext cx="1711081" cy="19797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60000"/>
                                  </a:lnTo>
                                  <a:lnTo>
                                    <a:pt x="0" y="6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7954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2111122" y="733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C8B2E9"/>
                                </a:gs>
                                <a:gs pos="35000">
                                  <a:srgbClr val="D6CAED"/>
                                </a:gs>
                                <a:gs pos="100000">
                                  <a:srgbClr val="EFE8FA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9" name="Shape 19"/>
                          <wps:spPr>
                            <a:xfrm>
                              <a:off x="2111122" y="733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MED Lock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400040" y="670082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FBD80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1" name="Shape 21"/>
                          <wps:spPr>
                            <a:xfrm>
                              <a:off x="400040" y="670082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Caixa / Cofre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635726" y="1339431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3" name="Shape 23"/>
                          <wps:spPr>
                            <a:xfrm>
                              <a:off x="635726" y="1339431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Mecânica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635726" y="2008780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5" name="Shape 25"/>
                          <wps:spPr>
                            <a:xfrm>
                              <a:off x="635726" y="2008780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Eletrônica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635726" y="2678128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7" name="Shape 27"/>
                          <wps:spPr>
                            <a:xfrm>
                              <a:off x="635726" y="2678128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Programação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540761" y="670082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FBD80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9" name="Shape 29"/>
                          <wps:spPr>
                            <a:xfrm>
                              <a:off x="1540761" y="670082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Jogo 01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1776447" y="1339431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1" name="Shape 31"/>
                          <wps:spPr>
                            <a:xfrm>
                              <a:off x="1776447" y="1339431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Mecânica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1776447" y="2008780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3" name="Shape 33"/>
                          <wps:spPr>
                            <a:xfrm>
                              <a:off x="1776447" y="2008780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Eletrônica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1776447" y="2678128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5" name="Shape 35"/>
                          <wps:spPr>
                            <a:xfrm>
                              <a:off x="1776447" y="2678128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Programação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2681482" y="670082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FBD80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7" name="Shape 37"/>
                          <wps:spPr>
                            <a:xfrm>
                              <a:off x="2681482" y="670082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Jogo 02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2917168" y="1339431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 cap="flat" cmpd="sng" w="9525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9" name="Shape 39"/>
                          <wps:spPr>
                            <a:xfrm>
                              <a:off x="2917168" y="1339431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Mecânica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2917168" y="2008780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1" name="Shape 41"/>
                          <wps:spPr>
                            <a:xfrm>
                              <a:off x="2917168" y="2008780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Eletrônica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2917168" y="2678128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3" name="Shape 43"/>
                          <wps:spPr>
                            <a:xfrm>
                              <a:off x="2917168" y="2678128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Programação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3822203" y="670082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FBD80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5" name="Shape 45"/>
                          <wps:spPr>
                            <a:xfrm>
                              <a:off x="3822203" y="670082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Jogo 03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4057889" y="1339431"/>
                              <a:ext cx="942744" cy="4713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FC3FF"/>
                                </a:gs>
                                <a:gs pos="35000">
                                  <a:srgbClr val="BDD5FF"/>
                                </a:gs>
                                <a:gs pos="100000">
                                  <a:srgbClr val="E4EEFF"/>
                                </a:gs>
                              </a:gsLst>
                              <a:lin ang="16200000" scaled="0"/>
                            </a:gradFill>
                            <a:ln>
                              <a:noFill/>
                            </a:ln>
                            <a:effectLst>
                              <a:outerShdw blurRad="40000" rotWithShape="0" dir="5400000" dist="20000">
                                <a:srgbClr val="000000">
                                  <a:alpha val="37647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7" name="Shape 47"/>
                          <wps:spPr>
                            <a:xfrm>
                              <a:off x="4057889" y="1339431"/>
                              <a:ext cx="942744" cy="471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Programação</w:t>
                                </w:r>
                              </w:p>
                            </w:txbxContent>
                          </wps:txbx>
                          <wps:bodyPr anchorCtr="0" anchor="ctr" bIns="8250" lIns="8250" spcFirstLastPara="1" rIns="8250" wrap="square" tIns="825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00675" cy="3150235"/>
                <wp:effectExtent b="0" l="0" r="0" t="0"/>
                <wp:docPr id="213973936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31502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rtl w:val="0"/>
        </w:rPr>
        <w:t xml:space="preserve">Figura  - Organograma EAP do Projeto</w:t>
      </w:r>
    </w:p>
    <w:p w:rsidR="00000000" w:rsidDel="00000000" w:rsidP="00000000" w:rsidRDefault="00000000" w:rsidRPr="00000000" w14:paraId="000001AE">
      <w:pPr>
        <w:spacing w:after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autoria própria (25/10/2025)</w:t>
      </w:r>
    </w:p>
    <w:p w:rsidR="00000000" w:rsidDel="00000000" w:rsidP="00000000" w:rsidRDefault="00000000" w:rsidRPr="00000000" w14:paraId="000001AF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0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leader="none" w:pos="2625"/>
        </w:tabs>
        <w:spacing w:after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1"/>
        <w:tabs>
          <w:tab w:val="left" w:leader="none" w:pos="2625"/>
        </w:tabs>
        <w:spacing w:after="200" w:lineRule="auto"/>
        <w:ind w:left="0" w:firstLine="0"/>
        <w:rPr>
          <w:b w:val="1"/>
        </w:rPr>
      </w:pPr>
      <w:bookmarkStart w:colFirst="0" w:colLast="0" w:name="_heading=h.wwife42fj8k0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1"/>
        <w:tabs>
          <w:tab w:val="left" w:leader="none" w:pos="2625"/>
        </w:tabs>
        <w:spacing w:after="200" w:lineRule="auto"/>
        <w:ind w:left="0" w:firstLine="0"/>
        <w:rPr>
          <w:b w:val="1"/>
        </w:rPr>
      </w:pPr>
      <w:bookmarkStart w:colFirst="0" w:colLast="0" w:name="_heading=h.9eifkslo3fd5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tabs>
          <w:tab w:val="left" w:leader="none" w:pos="2625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1"/>
        <w:tabs>
          <w:tab w:val="left" w:leader="none" w:pos="2625"/>
        </w:tabs>
        <w:rPr/>
      </w:pPr>
      <w:bookmarkStart w:colFirst="0" w:colLast="0" w:name="_heading=h.w7nsozrjyhiz" w:id="60"/>
      <w:bookmarkEnd w:id="60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. Anexo</w:t>
      </w:r>
    </w:p>
    <w:p w:rsidR="00000000" w:rsidDel="00000000" w:rsidP="00000000" w:rsidRDefault="00000000" w:rsidRPr="00000000" w14:paraId="000001B6">
      <w:pPr>
        <w:tabs>
          <w:tab w:val="left" w:leader="none" w:pos="262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tabs>
          <w:tab w:val="left" w:leader="none" w:pos="2625"/>
        </w:tabs>
        <w:rPr/>
      </w:pPr>
      <w:r w:rsidDel="00000000" w:rsidR="00000000" w:rsidRPr="00000000">
        <w:rPr>
          <w:rtl w:val="0"/>
        </w:rPr>
      </w:r>
    </w:p>
    <w:sectPr>
      <w:type w:val="nextPage"/>
      <w:pgSz w:h="16840" w:w="11907" w:orient="portrait"/>
      <w:pgMar w:bottom="1417" w:top="1417" w:left="1701" w:right="1701" w:header="1134" w:footer="1134"/>
      <w:pgNumType w:start="45"/>
      <w:sectPrChange w:author="Elisangela Campos" w:id="7" w:date="2025-10-08T17:26:35Z">
        <w:sectPr w:rsidR="000000" w:rsidDel="000000" w:rsidRPr="000000" w:rsidSect="000000">
          <w:pgMar w:bottom="1417" w:top="1417" w:left="1701" w:right="1701" w:header="1134" w:footer="1134"/>
          <w:pgNumType w:start="2"/>
          <w:pgSz w:h="16840" w:w="11907" w:orient="portrait"/>
          <w:type w:val="nextPage"/>
        </w:sectPr>
      </w:sectPrChange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widowControl w:val="0"/>
      <w:spacing w:after="200" w:lineRule="auto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spacing w:after="200" w:lineRule="auto"/>
    </w:pPr>
    <w:rPr>
      <w:rFonts w:ascii="Arial" w:cs="Arial" w:eastAsia="Arial" w:hAnsi="Arial"/>
    </w:rPr>
  </w:style>
  <w:style w:type="paragraph" w:styleId="Heading3">
    <w:name w:val="heading 3"/>
    <w:basedOn w:val="Normal"/>
    <w:next w:val="Normal"/>
    <w:pPr>
      <w:keepNext w:val="1"/>
      <w:spacing w:after="200" w:lineRule="auto"/>
      <w:jc w:val="center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="480" w:lineRule="auto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spacing w:after="60" w:before="240" w:line="480" w:lineRule="auto"/>
    </w:pPr>
    <w:rPr>
      <w:b w:val="1"/>
      <w:color w:val="000000"/>
    </w:rPr>
  </w:style>
  <w:style w:type="paragraph" w:styleId="Heading6">
    <w:name w:val="heading 6"/>
    <w:basedOn w:val="Normal"/>
    <w:next w:val="Normal"/>
    <w:pPr>
      <w:keepNext w:val="1"/>
      <w:jc w:val="center"/>
    </w:pPr>
    <w:rPr>
      <w:rFonts w:ascii="Arial" w:cs="Arial" w:eastAsia="Arial" w:hAnsi="Arial"/>
      <w:b w:val="1"/>
      <w:sz w:val="28"/>
      <w:szCs w:val="28"/>
    </w:rPr>
  </w:style>
  <w:style w:type="paragraph" w:styleId="Title">
    <w:name w:val="Title"/>
    <w:basedOn w:val="Normal"/>
    <w:next w:val="Normal"/>
    <w:pPr/>
    <w:rPr>
      <w:b w:val="1"/>
      <w:smallCaps w:val="1"/>
    </w:rPr>
  </w:style>
  <w:style w:type="paragraph" w:styleId="Ttulo7">
    <w:name w:val="heading 7"/>
    <w:basedOn w:val="Normal"/>
    <w:next w:val="Normal"/>
    <w:qFormat w:val="1"/>
    <w:rsid w:val="00803056"/>
    <w:pPr>
      <w:keepNext w:val="1"/>
      <w:jc w:val="center"/>
      <w:outlineLvl w:val="6"/>
    </w:pPr>
    <w:rPr>
      <w:b w:val="1"/>
      <w:iCs w:val="1"/>
      <w:sz w:val="20"/>
      <w:szCs w:val="20"/>
    </w:rPr>
  </w:style>
  <w:style w:type="paragraph" w:styleId="Ttulo8">
    <w:name w:val="heading 8"/>
    <w:basedOn w:val="Normal"/>
    <w:next w:val="Normal"/>
    <w:qFormat w:val="1"/>
    <w:rsid w:val="00803056"/>
    <w:pPr>
      <w:keepNext w:val="1"/>
      <w:jc w:val="center"/>
      <w:outlineLvl w:val="7"/>
    </w:pPr>
    <w:rPr>
      <w:b w:val="1"/>
      <w:bCs w:val="1"/>
      <w:sz w:val="16"/>
      <w:szCs w:val="16"/>
    </w:rPr>
  </w:style>
  <w:style w:type="paragraph" w:styleId="Ttulo9">
    <w:name w:val="heading 9"/>
    <w:basedOn w:val="Normal"/>
    <w:next w:val="Normal"/>
    <w:qFormat w:val="1"/>
    <w:rsid w:val="00803056"/>
    <w:pPr>
      <w:keepNext w:val="1"/>
      <w:jc w:val="center"/>
      <w:outlineLvl w:val="8"/>
    </w:pPr>
    <w:rPr>
      <w:szCs w:val="20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orpodetexto">
    <w:name w:val="Body Text"/>
    <w:basedOn w:val="Normal"/>
    <w:link w:val="CorpodetextoChar"/>
    <w:rsid w:val="00803056"/>
    <w:pPr>
      <w:spacing w:line="480" w:lineRule="auto"/>
      <w:jc w:val="both"/>
    </w:p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  <w:jc w:val="both"/>
    </w:pPr>
  </w:style>
  <w:style w:type="paragraph" w:styleId="Recuodecorpodetexto2">
    <w:name w:val="Body Text Indent 2"/>
    <w:basedOn w:val="Normal"/>
    <w:semiHidden w:val="1"/>
    <w:rsid w:val="00803056"/>
    <w:pPr>
      <w:spacing w:line="480" w:lineRule="auto"/>
      <w:ind w:firstLine="709"/>
      <w:jc w:val="both"/>
    </w:pPr>
  </w:style>
  <w:style w:type="character" w:styleId="Refdecomentrio">
    <w:name w:val="annotation reference"/>
    <w:basedOn w:val="Fontepargpadro"/>
    <w:semiHidden w:val="1"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 w:val="1"/>
    <w:rsid w:val="00803056"/>
    <w:rPr>
      <w:vertAlign w:val="superscript"/>
    </w:rPr>
  </w:style>
  <w:style w:type="paragraph" w:styleId="NormalWeb">
    <w:name w:val="Normal (Web)"/>
    <w:basedOn w:val="Normal"/>
    <w:uiPriority w:val="99"/>
    <w:rsid w:val="00803056"/>
    <w:pPr>
      <w:widowControl w:val="0"/>
      <w:spacing w:after="100" w:before="100"/>
    </w:pPr>
    <w:rPr>
      <w:rFonts w:ascii="Arial Unicode MS" w:cs="Arial Unicode MS" w:eastAsia="Arial Unicode MS"/>
      <w:noProof w:val="1"/>
      <w:color w:val="ffff00"/>
    </w:rPr>
  </w:style>
  <w:style w:type="paragraph" w:styleId="Recuodecorpodetexto3">
    <w:name w:val="Body Text Indent 3"/>
    <w:basedOn w:val="Normal"/>
    <w:link w:val="Recuodecorpodetexto3Char"/>
    <w:semiHidden w:val="1"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 w:val="1"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semiHidden w:val="1"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 w:val="1"/>
    <w:rsid w:val="00803056"/>
    <w:pPr>
      <w:jc w:val="center"/>
    </w:pPr>
    <w:rPr>
      <w:b w:val="1"/>
      <w:bCs w:val="1"/>
      <w:sz w:val="22"/>
      <w:szCs w:val="20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qFormat w:val="1"/>
    <w:rsid w:val="00803056"/>
    <w:pPr>
      <w:spacing w:after="120" w:before="120"/>
    </w:pPr>
    <w:rPr>
      <w:b w:val="1"/>
      <w:bCs w:val="1"/>
      <w:sz w:val="20"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 w:val="1"/>
    <w:uiPriority w:val="39"/>
    <w:qFormat w:val="1"/>
    <w:rsid w:val="00803056"/>
  </w:style>
  <w:style w:type="paragraph" w:styleId="Sumrio2">
    <w:name w:val="toc 2"/>
    <w:basedOn w:val="Normal"/>
    <w:next w:val="Normal"/>
    <w:autoRedefine w:val="1"/>
    <w:uiPriority w:val="39"/>
    <w:qFormat w:val="1"/>
    <w:rsid w:val="00803056"/>
    <w:pPr>
      <w:ind w:left="240"/>
    </w:pPr>
  </w:style>
  <w:style w:type="paragraph" w:styleId="Sumrio3">
    <w:name w:val="toc 3"/>
    <w:basedOn w:val="Normal"/>
    <w:next w:val="Normal"/>
    <w:autoRedefine w:val="1"/>
    <w:uiPriority w:val="39"/>
    <w:qFormat w:val="1"/>
    <w:rsid w:val="00803056"/>
    <w:pPr>
      <w:ind w:left="480"/>
    </w:pPr>
  </w:style>
  <w:style w:type="paragraph" w:styleId="Sumrio4">
    <w:name w:val="toc 4"/>
    <w:basedOn w:val="Normal"/>
    <w:next w:val="Normal"/>
    <w:autoRedefine w:val="1"/>
    <w:semiHidden w:val="1"/>
    <w:rsid w:val="00803056"/>
    <w:pPr>
      <w:ind w:left="720"/>
    </w:pPr>
  </w:style>
  <w:style w:type="paragraph" w:styleId="Sumrio5">
    <w:name w:val="toc 5"/>
    <w:basedOn w:val="Normal"/>
    <w:next w:val="Normal"/>
    <w:autoRedefine w:val="1"/>
    <w:semiHidden w:val="1"/>
    <w:rsid w:val="00803056"/>
    <w:pPr>
      <w:ind w:left="960"/>
    </w:pPr>
  </w:style>
  <w:style w:type="paragraph" w:styleId="Sumrio6">
    <w:name w:val="toc 6"/>
    <w:basedOn w:val="Normal"/>
    <w:next w:val="Normal"/>
    <w:autoRedefine w:val="1"/>
    <w:semiHidden w:val="1"/>
    <w:rsid w:val="00803056"/>
    <w:pPr>
      <w:ind w:left="1200"/>
    </w:pPr>
  </w:style>
  <w:style w:type="paragraph" w:styleId="Sumrio7">
    <w:name w:val="toc 7"/>
    <w:basedOn w:val="Normal"/>
    <w:next w:val="Normal"/>
    <w:autoRedefine w:val="1"/>
    <w:semiHidden w:val="1"/>
    <w:rsid w:val="00803056"/>
    <w:pPr>
      <w:ind w:left="1440"/>
    </w:pPr>
  </w:style>
  <w:style w:type="paragraph" w:styleId="Sumrio8">
    <w:name w:val="toc 8"/>
    <w:basedOn w:val="Normal"/>
    <w:next w:val="Normal"/>
    <w:autoRedefine w:val="1"/>
    <w:semiHidden w:val="1"/>
    <w:rsid w:val="00803056"/>
    <w:pPr>
      <w:ind w:left="1680"/>
    </w:pPr>
  </w:style>
  <w:style w:type="paragraph" w:styleId="Sumrio9">
    <w:name w:val="toc 9"/>
    <w:basedOn w:val="Normal"/>
    <w:next w:val="Normal"/>
    <w:autoRedefine w:val="1"/>
    <w:semiHidden w:val="1"/>
    <w:rsid w:val="00803056"/>
    <w:pPr>
      <w:ind w:left="1920"/>
    </w:pPr>
  </w:style>
  <w:style w:type="paragraph" w:styleId="Corpodetexto2">
    <w:name w:val="Body Text 2"/>
    <w:basedOn w:val="Normal"/>
    <w:semiHidden w:val="1"/>
    <w:rsid w:val="00803056"/>
    <w:pPr>
      <w:spacing w:after="60" w:before="240"/>
      <w:jc w:val="both"/>
    </w:pPr>
    <w:rPr>
      <w:b w:val="1"/>
      <w:szCs w:val="20"/>
    </w:rPr>
  </w:style>
  <w:style w:type="character" w:styleId="HiperlinkVisitado">
    <w:name w:val="FollowedHyperlink"/>
    <w:basedOn w:val="Fontepargpadro"/>
    <w:semiHidden w:val="1"/>
    <w:rsid w:val="00803056"/>
    <w:rPr>
      <w:color w:val="800080"/>
      <w:u w:val="single"/>
    </w:rPr>
  </w:style>
  <w:style w:type="paragraph" w:styleId="Classif" w:customStyle="1">
    <w:name w:val="Classif"/>
    <w:rsid w:val="00803056"/>
    <w:pPr>
      <w:jc w:val="center"/>
    </w:pPr>
  </w:style>
  <w:style w:type="paragraph" w:styleId="DatReg" w:customStyle="1">
    <w:name w:val="DatReg"/>
    <w:rsid w:val="00803056"/>
    <w:pPr>
      <w:jc w:val="center"/>
    </w:pPr>
    <w:rPr>
      <w:bCs w:val="1"/>
    </w:rPr>
  </w:style>
  <w:style w:type="paragraph" w:styleId="NroReg" w:customStyle="1">
    <w:name w:val="NroReg"/>
    <w:rsid w:val="00803056"/>
    <w:pPr>
      <w:jc w:val="center"/>
    </w:pPr>
    <w:rPr>
      <w:sz w:val="18"/>
    </w:rPr>
  </w:style>
  <w:style w:type="paragraph" w:styleId="Paginacao" w:customStyle="1">
    <w:name w:val="Paginacao"/>
    <w:rsid w:val="00803056"/>
    <w:pPr>
      <w:jc w:val="center"/>
    </w:pPr>
  </w:style>
  <w:style w:type="paragraph" w:styleId="TituloTese" w:customStyle="1">
    <w:name w:val="TituloTese"/>
    <w:rsid w:val="00803056"/>
    <w:pPr>
      <w:jc w:val="both"/>
    </w:pPr>
  </w:style>
  <w:style w:type="paragraph" w:styleId="Autor" w:customStyle="1">
    <w:name w:val="Autor"/>
    <w:rsid w:val="00803056"/>
    <w:pPr>
      <w:jc w:val="both"/>
    </w:pPr>
    <w:rPr>
      <w:b w:val="1"/>
    </w:rPr>
  </w:style>
  <w:style w:type="paragraph" w:styleId="Instituicao" w:customStyle="1">
    <w:name w:val="Instituicao"/>
    <w:rsid w:val="00803056"/>
    <w:pPr>
      <w:numPr>
        <w:ilvl w:val="12"/>
      </w:numPr>
      <w:jc w:val="both"/>
    </w:pPr>
    <w:rPr>
      <w:bCs w:val="1"/>
    </w:rPr>
  </w:style>
  <w:style w:type="paragraph" w:styleId="Palchavsug" w:customStyle="1">
    <w:name w:val="Palchavsug"/>
    <w:rsid w:val="00803056"/>
    <w:pPr>
      <w:numPr>
        <w:ilvl w:val="12"/>
      </w:numPr>
      <w:jc w:val="both"/>
    </w:pPr>
  </w:style>
  <w:style w:type="paragraph" w:styleId="Apresent" w:customStyle="1">
    <w:name w:val="Apresent"/>
    <w:rsid w:val="00803056"/>
    <w:pPr>
      <w:numPr>
        <w:ilvl w:val="12"/>
      </w:numPr>
      <w:jc w:val="both"/>
    </w:pPr>
    <w:rPr>
      <w:bCs w:val="1"/>
    </w:rPr>
  </w:style>
  <w:style w:type="paragraph" w:styleId="Resumo" w:customStyle="1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45034D"/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45034D"/>
    <w:rPr>
      <w:rFonts w:ascii="Tahoma" w:cs="Tahoma" w:hAnsi="Tahoma"/>
      <w:sz w:val="16"/>
      <w:szCs w:val="16"/>
    </w:rPr>
  </w:style>
  <w:style w:type="paragraph" w:styleId="Reviso">
    <w:name w:val="Revision"/>
    <w:hidden w:val="1"/>
    <w:uiPriority w:val="99"/>
    <w:semiHidden w:val="1"/>
    <w:rsid w:val="0045034D"/>
    <w:rPr>
      <w:sz w:val="24"/>
      <w:szCs w:val="24"/>
    </w:rPr>
  </w:style>
  <w:style w:type="character" w:styleId="CorpodetextoChar" w:customStyle="1">
    <w:name w:val="Corpo de texto Char"/>
    <w:basedOn w:val="Fontepargpadro"/>
    <w:link w:val="Corpodetexto"/>
    <w:rsid w:val="006973CA"/>
    <w:rPr>
      <w:sz w:val="24"/>
      <w:szCs w:val="24"/>
    </w:rPr>
  </w:style>
  <w:style w:type="character" w:styleId="Ttulo1Char" w:customStyle="1">
    <w:name w:val="Título 1 Char"/>
    <w:basedOn w:val="Fontepargpadro"/>
    <w:link w:val="Ttulo1"/>
    <w:rsid w:val="00AF5B62"/>
    <w:rPr>
      <w:b w:val="1"/>
      <w:bCs w:val="1"/>
      <w:caps w:val="1"/>
      <w:color w:val="000000"/>
      <w:sz w:val="24"/>
    </w:rPr>
  </w:style>
  <w:style w:type="character" w:styleId="RecuodecorpodetextoChar" w:customStyle="1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styleId="Pa8" w:customStyle="1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styleId="Default" w:customStyle="1">
    <w:name w:val="Default"/>
    <w:rsid w:val="007A697A"/>
    <w:pPr>
      <w:autoSpaceDE w:val="0"/>
      <w:autoSpaceDN w:val="0"/>
      <w:adjustRightInd w:val="0"/>
    </w:pPr>
    <w:rPr>
      <w:rFonts w:ascii="Times" w:cs="Times" w:eastAsia="Calibri" w:hAnsi="Times"/>
      <w:color w:val="000000"/>
      <w:sz w:val="24"/>
      <w:szCs w:val="24"/>
    </w:rPr>
  </w:style>
  <w:style w:type="character" w:styleId="CabealhoChar" w:customStyle="1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5B21A1"/>
    <w:rPr>
      <w:rFonts w:ascii="Arial" w:eastAsia="Arial Unicode MS" w:hAnsi="Arial"/>
      <w:b w:val="1"/>
      <w:bCs w:val="1"/>
      <w:iCs w:val="1"/>
      <w:color w:val="000000"/>
      <w:sz w:val="24"/>
      <w:szCs w:val="28"/>
    </w:rPr>
  </w:style>
  <w:style w:type="character" w:styleId="Ttulo3Char" w:customStyle="1">
    <w:name w:val="Título 3 Char"/>
    <w:basedOn w:val="Fontepargpadro"/>
    <w:link w:val="Ttulo3"/>
    <w:rsid w:val="002C13FD"/>
    <w:rPr>
      <w:rFonts w:cs="Arial"/>
      <w:b w:val="1"/>
      <w:bCs w:val="1"/>
      <w:color w:val="000000"/>
      <w:sz w:val="24"/>
      <w:szCs w:val="26"/>
    </w:rPr>
  </w:style>
  <w:style w:type="character" w:styleId="TtuloChar" w:customStyle="1">
    <w:name w:val="Título Char"/>
    <w:basedOn w:val="Fontepargpadro"/>
    <w:link w:val="Ttulo"/>
    <w:rsid w:val="009C10A7"/>
    <w:rPr>
      <w:b w:val="1"/>
      <w:bCs w:val="1"/>
      <w:caps w:val="1"/>
      <w:noProof w:val="1"/>
      <w:sz w:val="24"/>
      <w:szCs w:val="52"/>
    </w:rPr>
  </w:style>
  <w:style w:type="character" w:styleId="Recuodecorpodetexto3Char" w:customStyle="1">
    <w:name w:val="Recuo de corpo de texto 3 Char"/>
    <w:basedOn w:val="Fontepargpadro"/>
    <w:link w:val="Recuodecorpodetexto3"/>
    <w:semiHidden w:val="1"/>
    <w:rsid w:val="002C13FD"/>
    <w:rPr>
      <w:sz w:val="24"/>
      <w:szCs w:val="24"/>
    </w:rPr>
  </w:style>
  <w:style w:type="character" w:styleId="TextodenotaderodapChar" w:customStyle="1">
    <w:name w:val="Texto de nota de rodapé Char"/>
    <w:basedOn w:val="Fontepargpadro"/>
    <w:link w:val="Textodenotaderodap"/>
    <w:semiHidden w:val="1"/>
    <w:rsid w:val="002C13FD"/>
  </w:style>
  <w:style w:type="paragraph" w:styleId="Pa11" w:customStyle="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cs="Times New Roman" w:hAnsi="Helvetica"/>
      <w:color w:val="auto"/>
    </w:rPr>
  </w:style>
  <w:style w:type="paragraph" w:styleId="Pa3" w:customStyle="1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cs="Times New Roman" w:hAnsi="Palatino Linotype"/>
      <w:color w:val="auto"/>
    </w:rPr>
  </w:style>
  <w:style w:type="paragraph" w:styleId="Pa10" w:customStyle="1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cs="Times New Roman" w:hAnsi="Palatino Linotype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Corpodetexto3Char" w:customStyle="1">
    <w:name w:val="Corpo de texto 3 Char"/>
    <w:basedOn w:val="Fontepargpadro"/>
    <w:link w:val="Corpodetexto3"/>
    <w:semiHidden w:val="1"/>
    <w:rsid w:val="000C31ED"/>
    <w:rPr>
      <w:b w:val="1"/>
      <w:bCs w:val="1"/>
      <w:sz w:val="22"/>
    </w:rPr>
  </w:style>
  <w:style w:type="character" w:styleId="nfase">
    <w:name w:val="Emphasis"/>
    <w:basedOn w:val="Fontepargpadro"/>
    <w:uiPriority w:val="20"/>
    <w:qFormat w:val="1"/>
    <w:rsid w:val="000C31ED"/>
    <w:rPr>
      <w:b w:val="1"/>
      <w:bCs w:val="1"/>
      <w:i w:val="0"/>
      <w:iCs w:val="0"/>
    </w:rPr>
  </w:style>
  <w:style w:type="paragraph" w:styleId="PargrafodaLista">
    <w:name w:val="List Paragraph"/>
    <w:basedOn w:val="Normal"/>
    <w:uiPriority w:val="34"/>
    <w:qFormat w:val="1"/>
    <w:rsid w:val="000C31ED"/>
    <w:pPr>
      <w:ind w:left="720"/>
      <w:contextualSpacing w:val="1"/>
    </w:pPr>
  </w:style>
  <w:style w:type="character" w:styleId="RodapChar" w:customStyle="1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styleId="Fotnotsreferens" w:customStyle="1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 w:val="1"/>
    <w:rsid w:val="008F1491"/>
    <w:rPr>
      <w:b w:val="1"/>
      <w:bCs w:val="1"/>
    </w:rPr>
  </w:style>
  <w:style w:type="character" w:styleId="gt-icon-text1" w:customStyle="1">
    <w:name w:val="gt-icon-text1"/>
    <w:basedOn w:val="Fontepargpadro"/>
    <w:rsid w:val="00C601E2"/>
  </w:style>
  <w:style w:type="paragraph" w:styleId="tituazul" w:customStyle="1">
    <w:name w:val="titu_azul"/>
    <w:basedOn w:val="Normal"/>
    <w:rsid w:val="00510F5E"/>
    <w:pPr>
      <w:spacing w:after="100" w:afterAutospacing="1" w:before="100" w:beforeAutospacing="1"/>
    </w:pPr>
    <w:rPr>
      <w:rFonts w:ascii="Arial" w:cs="Arial" w:hAnsi="Arial"/>
      <w:b w:val="1"/>
      <w:bCs w:val="1"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 w:val="1"/>
    <w:uiPriority w:val="99"/>
    <w:semiHidden w:val="1"/>
    <w:unhideWhenUsed w:val="1"/>
    <w:rsid w:val="00510F5E"/>
    <w:pPr>
      <w:pBdr>
        <w:bottom w:color="auto" w:space="1" w:sz="6" w:val="single"/>
      </w:pBdr>
      <w:jc w:val="center"/>
    </w:pPr>
    <w:rPr>
      <w:rFonts w:ascii="Arial" w:cs="Arial" w:hAnsi="Arial"/>
      <w:vanish w:val="1"/>
      <w:sz w:val="16"/>
      <w:szCs w:val="16"/>
    </w:rPr>
  </w:style>
  <w:style w:type="character" w:styleId="Partesuperior-zdoformulrioChar" w:customStyle="1">
    <w:name w:val="Parte superior-z do formulário Char"/>
    <w:basedOn w:val="Fontepargpadro"/>
    <w:link w:val="Partesuperior-zdoformulrio"/>
    <w:uiPriority w:val="99"/>
    <w:semiHidden w:val="1"/>
    <w:rsid w:val="00510F5E"/>
    <w:rPr>
      <w:rFonts w:ascii="Arial" w:cs="Arial" w:hAnsi="Arial"/>
      <w:vanish w:val="1"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 w:val="1"/>
    <w:uiPriority w:val="99"/>
    <w:semiHidden w:val="1"/>
    <w:unhideWhenUsed w:val="1"/>
    <w:rsid w:val="00510F5E"/>
    <w:pPr>
      <w:pBdr>
        <w:top w:color="auto" w:space="1" w:sz="6" w:val="single"/>
      </w:pBdr>
      <w:jc w:val="center"/>
    </w:pPr>
    <w:rPr>
      <w:rFonts w:ascii="Arial" w:cs="Arial" w:hAnsi="Arial"/>
      <w:vanish w:val="1"/>
      <w:sz w:val="16"/>
      <w:szCs w:val="16"/>
    </w:rPr>
  </w:style>
  <w:style w:type="character" w:styleId="ParteinferiordoformulrioChar" w:customStyle="1">
    <w:name w:val="Parte inferior do formulário Char"/>
    <w:basedOn w:val="Fontepargpadro"/>
    <w:link w:val="Parteinferiordoformulrio"/>
    <w:uiPriority w:val="99"/>
    <w:semiHidden w:val="1"/>
    <w:rsid w:val="00510F5E"/>
    <w:rPr>
      <w:rFonts w:ascii="Arial" w:cs="Arial" w:hAnsi="Arial"/>
      <w:vanish w:val="1"/>
      <w:sz w:val="16"/>
      <w:szCs w:val="16"/>
    </w:rPr>
  </w:style>
  <w:style w:type="character" w:styleId="A2" w:customStyle="1">
    <w:name w:val="A2"/>
    <w:uiPriority w:val="99"/>
    <w:rsid w:val="00BE1657"/>
    <w:rPr>
      <w:rFonts w:cs="Libre Semi Serif SSi"/>
      <w:b w:val="1"/>
      <w:bCs w:val="1"/>
      <w:color w:val="000000"/>
      <w:sz w:val="11"/>
      <w:szCs w:val="11"/>
    </w:rPr>
  </w:style>
  <w:style w:type="character" w:styleId="A9" w:customStyle="1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styleId="Pa0" w:customStyle="1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cs="Times New Roman" w:eastAsia="Times New Roman" w:hAnsi="Helvetica"/>
      <w:color w:val="auto"/>
    </w:rPr>
  </w:style>
  <w:style w:type="character" w:styleId="longtext" w:customStyle="1">
    <w:name w:val="long_text"/>
    <w:basedOn w:val="Fontepargpadro"/>
    <w:rsid w:val="00EA5020"/>
  </w:style>
  <w:style w:type="paragraph" w:styleId="CorpodeTexto0" w:customStyle="1">
    <w:name w:val="Corpo de Texto"/>
    <w:basedOn w:val="Normal"/>
    <w:uiPriority w:val="99"/>
    <w:semiHidden w:val="1"/>
    <w:rsid w:val="00EA5020"/>
    <w:pPr>
      <w:spacing w:line="360" w:lineRule="auto"/>
      <w:jc w:val="both"/>
    </w:pPr>
    <w:rPr>
      <w:rFonts w:ascii="Arial" w:cs="Arial" w:eastAsia="MS Mincho" w:hAnsi="Arial"/>
      <w:sz w:val="20"/>
      <w:szCs w:val="20"/>
    </w:rPr>
  </w:style>
  <w:style w:type="character" w:styleId="Nmerodelinha">
    <w:name w:val="line number"/>
    <w:basedOn w:val="Fontepargpadro"/>
    <w:uiPriority w:val="99"/>
    <w:semiHidden w:val="1"/>
    <w:unhideWhenUsed w:val="1"/>
    <w:rsid w:val="00E751E1"/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233FB2"/>
    <w:pPr>
      <w:keepLines w:val="1"/>
      <w:widowControl w:val="1"/>
      <w:spacing w:after="0" w:before="480" w:line="276" w:lineRule="auto"/>
      <w:outlineLvl w:val="9"/>
    </w:pPr>
    <w:rPr>
      <w:rFonts w:asciiTheme="majorHAnsi" w:cstheme="majorBidi" w:eastAsiaTheme="majorEastAsia" w:hAnsiTheme="majorHAnsi"/>
      <w:caps w:val="0"/>
      <w:color w:val="365f91" w:themeColor="accent1" w:themeShade="0000BF"/>
      <w:sz w:val="28"/>
      <w:szCs w:val="28"/>
      <w:lang w:eastAsia="en-US"/>
    </w:rPr>
  </w:style>
  <w:style w:type="paragraph" w:styleId="Pa15" w:customStyle="1">
    <w:name w:val="Pa15"/>
    <w:basedOn w:val="Default"/>
    <w:next w:val="Default"/>
    <w:uiPriority w:val="99"/>
    <w:rsid w:val="00D62B02"/>
    <w:pPr>
      <w:spacing w:line="211" w:lineRule="atLeast"/>
    </w:pPr>
    <w:rPr>
      <w:rFonts w:ascii="Libre Semi Serif SSi" w:cs="Times New Roman" w:eastAsia="Times New Roman" w:hAnsi="Libre Semi Serif SSi"/>
      <w:color w:val="auto"/>
    </w:rPr>
  </w:style>
  <w:style w:type="character" w:styleId="A11" w:customStyle="1">
    <w:name w:val="A11"/>
    <w:uiPriority w:val="99"/>
    <w:rsid w:val="00D62B02"/>
    <w:rPr>
      <w:rFonts w:cs="Libre Semi Serif SSi"/>
      <w:color w:val="000000"/>
      <w:sz w:val="14"/>
      <w:szCs w:val="14"/>
    </w:rPr>
  </w:style>
  <w:style w:type="paragraph" w:styleId="Pa14" w:customStyle="1">
    <w:name w:val="Pa14"/>
    <w:basedOn w:val="Default"/>
    <w:next w:val="Default"/>
    <w:uiPriority w:val="99"/>
    <w:rsid w:val="00985E26"/>
    <w:pPr>
      <w:spacing w:line="211" w:lineRule="atLeast"/>
    </w:pPr>
    <w:rPr>
      <w:rFonts w:ascii="Libre Semi Serif SSi" w:cs="Times New Roman" w:eastAsia="Times New Roman" w:hAnsi="Libre Semi Serif SSi"/>
      <w:color w:val="auto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006A26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9.png"/><Relationship Id="rId21" Type="http://schemas.openxmlformats.org/officeDocument/2006/relationships/image" Target="media/image18.png"/><Relationship Id="rId24" Type="http://schemas.openxmlformats.org/officeDocument/2006/relationships/image" Target="media/image1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14.png"/><Relationship Id="rId25" Type="http://schemas.openxmlformats.org/officeDocument/2006/relationships/image" Target="media/image16.png"/><Relationship Id="rId28" Type="http://schemas.openxmlformats.org/officeDocument/2006/relationships/image" Target="media/image2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4.png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image" Target="media/image26.png"/><Relationship Id="rId30" Type="http://schemas.openxmlformats.org/officeDocument/2006/relationships/image" Target="media/image20.png"/><Relationship Id="rId11" Type="http://schemas.openxmlformats.org/officeDocument/2006/relationships/footer" Target="footer2.xml"/><Relationship Id="rId33" Type="http://schemas.openxmlformats.org/officeDocument/2006/relationships/hyperlink" Target="https://oglobo.globo.com/economia/tecnologia/noticia/2024/12/16/tim-e-estrela-relancam-o-jogo-genius-um-classico-dos-anos-1980.ghtml" TargetMode="External"/><Relationship Id="rId10" Type="http://schemas.openxmlformats.org/officeDocument/2006/relationships/footer" Target="footer1.xml"/><Relationship Id="rId32" Type="http://schemas.openxmlformats.org/officeDocument/2006/relationships/hyperlink" Target="https://oglobo.globo.com/economia/tecnologia/noticia/2024/12/16/tim-e-estrela-relancam-o-jogo-genius-um-classico-dos-anos-1980.ghtml" TargetMode="External"/><Relationship Id="rId13" Type="http://schemas.openxmlformats.org/officeDocument/2006/relationships/image" Target="media/image12.png"/><Relationship Id="rId35" Type="http://schemas.openxmlformats.org/officeDocument/2006/relationships/image" Target="media/image21.png"/><Relationship Id="rId12" Type="http://schemas.openxmlformats.org/officeDocument/2006/relationships/image" Target="media/image6.png"/><Relationship Id="rId34" Type="http://schemas.openxmlformats.org/officeDocument/2006/relationships/hyperlink" Target="https://oglobo.globo.com/economia/tecnologia/noticia/2024/12/16/tim-e-estrela-relancam-o-jogo-genius-um-classico-dos-anos-1980.ghtml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36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image" Target="media/image1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f5/l83VpyLpVk0nHnP0biWWLjQ==">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2025-10-05T09:19:00Z</dcterms:created>
  <dc:creator>Reinaldo Fagundes dos Santos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0x0101009A5BF7130AD7F843B4E4962BEEB4F2DC</vt:lpwstr>
  </property>
</Properties>
</file>